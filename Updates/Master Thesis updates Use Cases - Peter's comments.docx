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1E89F" w14:textId="77777777" w:rsidR="006A2A06" w:rsidRPr="00316DD4" w:rsidRDefault="006A2A06" w:rsidP="006A2A06">
      <w:pPr>
        <w:autoSpaceDE w:val="0"/>
        <w:autoSpaceDN w:val="0"/>
        <w:adjustRightInd w:val="0"/>
        <w:jc w:val="center"/>
        <w:rPr>
          <w:rFonts w:ascii="Times New Roman" w:hAnsi="Times New Roman"/>
          <w:sz w:val="45"/>
          <w:szCs w:val="45"/>
          <w:lang w:val="en-GB"/>
        </w:rPr>
      </w:pPr>
      <w:bookmarkStart w:id="0" w:name="_Toc414093459"/>
      <w:bookmarkStart w:id="1" w:name="_Toc491485382"/>
      <w:r w:rsidRPr="00316DD4">
        <w:rPr>
          <w:noProof/>
          <w:lang w:val="en-GB"/>
        </w:rPr>
        <w:drawing>
          <wp:inline distT="0" distB="0" distL="0" distR="0" wp14:anchorId="31DA32EF" wp14:editId="1AE0B964">
            <wp:extent cx="4051005" cy="2032548"/>
            <wp:effectExtent l="0" t="0" r="0" b="0"/>
            <wp:docPr id="1" name="Bild 1" descr="http://www.consulting-mg.de/wp-content/uploads/2013/11/FRA-UAS_ugP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ttp://www.consulting-mg.de/wp-content/uploads/2013/11/FRA-UAS_ugP_Logo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6794" cy="2035453"/>
                    </a:xfrm>
                    <a:prstGeom prst="rect">
                      <a:avLst/>
                    </a:prstGeom>
                    <a:noFill/>
                    <a:ln>
                      <a:noFill/>
                    </a:ln>
                  </pic:spPr>
                </pic:pic>
              </a:graphicData>
            </a:graphic>
          </wp:inline>
        </w:drawing>
      </w:r>
    </w:p>
    <w:p w14:paraId="62C5CD83" w14:textId="77777777" w:rsidR="006A2A06" w:rsidRPr="00316DD4" w:rsidRDefault="006A2A06" w:rsidP="006A2A06">
      <w:pPr>
        <w:autoSpaceDE w:val="0"/>
        <w:autoSpaceDN w:val="0"/>
        <w:adjustRightInd w:val="0"/>
        <w:jc w:val="left"/>
        <w:rPr>
          <w:rFonts w:ascii="Times New Roman" w:hAnsi="Times New Roman"/>
          <w:sz w:val="45"/>
          <w:szCs w:val="45"/>
          <w:lang w:val="en-GB"/>
        </w:rPr>
      </w:pPr>
    </w:p>
    <w:p w14:paraId="596A0BCE" w14:textId="77777777" w:rsidR="006A2A06" w:rsidRPr="00316DD4" w:rsidRDefault="006A2A06" w:rsidP="0033676F">
      <w:pPr>
        <w:autoSpaceDE w:val="0"/>
        <w:autoSpaceDN w:val="0"/>
        <w:adjustRightInd w:val="0"/>
        <w:spacing w:after="120"/>
        <w:jc w:val="center"/>
        <w:rPr>
          <w:rFonts w:ascii="Times New Roman" w:hAnsi="Times New Roman"/>
          <w:sz w:val="68"/>
          <w:szCs w:val="68"/>
          <w:lang w:val="en-GB"/>
        </w:rPr>
      </w:pPr>
      <w:r w:rsidRPr="00316DD4">
        <w:rPr>
          <w:rFonts w:ascii="Times New Roman" w:hAnsi="Times New Roman"/>
          <w:sz w:val="68"/>
          <w:szCs w:val="68"/>
          <w:lang w:val="en-GB"/>
        </w:rPr>
        <w:t>Master Thesis</w:t>
      </w:r>
    </w:p>
    <w:p w14:paraId="5453C948" w14:textId="77777777" w:rsidR="006A2A06" w:rsidRPr="00316DD4" w:rsidRDefault="006A2A06" w:rsidP="002D7602">
      <w:pPr>
        <w:rPr>
          <w:lang w:val="en-GB"/>
        </w:rPr>
      </w:pPr>
    </w:p>
    <w:p w14:paraId="2D5DBB21" w14:textId="77777777" w:rsidR="006A2A06" w:rsidRPr="00316DD4" w:rsidRDefault="006A2A06" w:rsidP="006A2A06">
      <w:pPr>
        <w:autoSpaceDE w:val="0"/>
        <w:autoSpaceDN w:val="0"/>
        <w:adjustRightInd w:val="0"/>
        <w:rPr>
          <w:rFonts w:ascii="Times,Bold" w:hAnsi="Times,Bold" w:cs="Times,Bold"/>
          <w:b/>
          <w:bCs/>
          <w:sz w:val="44"/>
          <w:szCs w:val="44"/>
          <w:lang w:val="en-GB"/>
        </w:rPr>
      </w:pPr>
    </w:p>
    <w:p w14:paraId="4BB80A15" w14:textId="062AD8A4" w:rsidR="006A2A06" w:rsidRPr="00316DD4" w:rsidRDefault="006A2A06" w:rsidP="0033676F">
      <w:pPr>
        <w:autoSpaceDE w:val="0"/>
        <w:autoSpaceDN w:val="0"/>
        <w:adjustRightInd w:val="0"/>
        <w:jc w:val="center"/>
        <w:rPr>
          <w:rFonts w:ascii="Times New Roman" w:hAnsi="Times New Roman"/>
          <w:sz w:val="42"/>
          <w:szCs w:val="42"/>
          <w:lang w:val="en-GB"/>
        </w:rPr>
      </w:pPr>
      <w:r w:rsidRPr="00316DD4">
        <w:rPr>
          <w:rFonts w:ascii="Times New Roman" w:hAnsi="Times New Roman"/>
          <w:b/>
          <w:bCs/>
          <w:sz w:val="42"/>
          <w:szCs w:val="42"/>
          <w:lang w:val="en-GB"/>
        </w:rPr>
        <w:t xml:space="preserve">SDN based Network Management in </w:t>
      </w:r>
      <w:ins w:id="2" w:author="Peter Gröschke" w:date="2022-09-12T10:00:00Z">
        <w:r w:rsidR="008E667F">
          <w:rPr>
            <w:rFonts w:ascii="Times New Roman" w:hAnsi="Times New Roman"/>
            <w:b/>
            <w:bCs/>
            <w:sz w:val="42"/>
            <w:szCs w:val="42"/>
            <w:lang w:val="en-GB"/>
          </w:rPr>
          <w:t xml:space="preserve">an </w:t>
        </w:r>
      </w:ins>
      <w:r w:rsidRPr="00316DD4">
        <w:rPr>
          <w:rFonts w:ascii="Times New Roman" w:hAnsi="Times New Roman"/>
          <w:b/>
          <w:bCs/>
          <w:sz w:val="42"/>
          <w:szCs w:val="42"/>
          <w:lang w:val="en-GB"/>
        </w:rPr>
        <w:t xml:space="preserve">Emulated </w:t>
      </w:r>
      <w:del w:id="3" w:author="Peter Gröschke" w:date="2022-09-12T10:00:00Z">
        <w:r w:rsidRPr="00316DD4" w:rsidDel="008E667F">
          <w:rPr>
            <w:rFonts w:ascii="Times New Roman" w:hAnsi="Times New Roman"/>
            <w:b/>
            <w:bCs/>
            <w:sz w:val="42"/>
            <w:szCs w:val="42"/>
            <w:lang w:val="en-GB"/>
          </w:rPr>
          <w:delText>environmen</w:delText>
        </w:r>
        <w:r w:rsidR="0033676F" w:rsidRPr="00316DD4" w:rsidDel="008E667F">
          <w:rPr>
            <w:rFonts w:ascii="Times New Roman" w:hAnsi="Times New Roman"/>
            <w:b/>
            <w:bCs/>
            <w:sz w:val="42"/>
            <w:szCs w:val="42"/>
            <w:lang w:val="en-GB"/>
          </w:rPr>
          <w:delText>t</w:delText>
        </w:r>
      </w:del>
      <w:ins w:id="4" w:author="Peter Gröschke" w:date="2022-09-12T10:00:00Z">
        <w:r w:rsidR="008E667F">
          <w:rPr>
            <w:rFonts w:ascii="Times New Roman" w:hAnsi="Times New Roman"/>
            <w:b/>
            <w:bCs/>
            <w:sz w:val="42"/>
            <w:szCs w:val="42"/>
            <w:lang w:val="en-GB"/>
          </w:rPr>
          <w:t>E</w:t>
        </w:r>
        <w:r w:rsidR="008E667F" w:rsidRPr="00316DD4">
          <w:rPr>
            <w:rFonts w:ascii="Times New Roman" w:hAnsi="Times New Roman"/>
            <w:b/>
            <w:bCs/>
            <w:sz w:val="42"/>
            <w:szCs w:val="42"/>
            <w:lang w:val="en-GB"/>
          </w:rPr>
          <w:t>nvironment</w:t>
        </w:r>
      </w:ins>
    </w:p>
    <w:p w14:paraId="6E67B2C6" w14:textId="77777777" w:rsidR="006A2A06" w:rsidRPr="00316DD4" w:rsidRDefault="006A2A06" w:rsidP="006A2A06">
      <w:pPr>
        <w:autoSpaceDE w:val="0"/>
        <w:autoSpaceDN w:val="0"/>
        <w:adjustRightInd w:val="0"/>
        <w:rPr>
          <w:rFonts w:cs="Times"/>
          <w:sz w:val="28"/>
          <w:szCs w:val="28"/>
          <w:lang w:val="en-GB"/>
        </w:rPr>
      </w:pPr>
    </w:p>
    <w:p w14:paraId="1B424C65" w14:textId="1A3FE982" w:rsidR="006A2A06" w:rsidRPr="00316DD4" w:rsidRDefault="006A2A06" w:rsidP="006A2A06">
      <w:pPr>
        <w:autoSpaceDE w:val="0"/>
        <w:autoSpaceDN w:val="0"/>
        <w:adjustRightInd w:val="0"/>
        <w:rPr>
          <w:rFonts w:cs="Times"/>
          <w:sz w:val="28"/>
          <w:szCs w:val="28"/>
          <w:lang w:val="en-GB"/>
        </w:rPr>
      </w:pPr>
    </w:p>
    <w:p w14:paraId="3141DC64" w14:textId="77777777" w:rsidR="0033676F" w:rsidRPr="00316DD4" w:rsidRDefault="0033676F" w:rsidP="006A2A06">
      <w:pPr>
        <w:autoSpaceDE w:val="0"/>
        <w:autoSpaceDN w:val="0"/>
        <w:adjustRightInd w:val="0"/>
        <w:rPr>
          <w:rFonts w:cs="Times"/>
          <w:sz w:val="28"/>
          <w:szCs w:val="28"/>
          <w:lang w:val="en-GB"/>
        </w:rPr>
      </w:pPr>
    </w:p>
    <w:p w14:paraId="597978E9" w14:textId="77777777" w:rsidR="006A2A06" w:rsidRPr="00316DD4" w:rsidRDefault="006A2A06" w:rsidP="006A2A06">
      <w:pPr>
        <w:pStyle w:val="Default"/>
        <w:rPr>
          <w:lang w:val="en-GB"/>
        </w:rPr>
      </w:pPr>
    </w:p>
    <w:tbl>
      <w:tblPr>
        <w:tblW w:w="0" w:type="auto"/>
        <w:tblLayout w:type="fixed"/>
        <w:tblLook w:val="04A0" w:firstRow="1" w:lastRow="0" w:firstColumn="1" w:lastColumn="0" w:noHBand="0" w:noVBand="1"/>
      </w:tblPr>
      <w:tblGrid>
        <w:gridCol w:w="2943"/>
        <w:gridCol w:w="3686"/>
      </w:tblGrid>
      <w:tr w:rsidR="006A2A06" w:rsidRPr="00316DD4" w14:paraId="3D0340B1" w14:textId="77777777" w:rsidTr="00D70EB5">
        <w:trPr>
          <w:trHeight w:val="127"/>
        </w:trPr>
        <w:tc>
          <w:tcPr>
            <w:tcW w:w="2943" w:type="dxa"/>
          </w:tcPr>
          <w:p w14:paraId="242061A8" w14:textId="77777777" w:rsidR="006A2A06" w:rsidRPr="00316DD4" w:rsidRDefault="006A2A06" w:rsidP="00D70EB5">
            <w:pPr>
              <w:pStyle w:val="Default"/>
              <w:rPr>
                <w:sz w:val="28"/>
                <w:szCs w:val="28"/>
                <w:lang w:val="en-GB"/>
              </w:rPr>
            </w:pPr>
            <w:r w:rsidRPr="00316DD4">
              <w:rPr>
                <w:sz w:val="28"/>
                <w:szCs w:val="28"/>
                <w:lang w:val="en-GB"/>
              </w:rPr>
              <w:t xml:space="preserve">Submitted by: </w:t>
            </w:r>
          </w:p>
        </w:tc>
        <w:tc>
          <w:tcPr>
            <w:tcW w:w="3686" w:type="dxa"/>
          </w:tcPr>
          <w:p w14:paraId="094F29CD" w14:textId="77777777" w:rsidR="006A2A06" w:rsidRPr="00316DD4" w:rsidRDefault="006A2A06" w:rsidP="00D70EB5">
            <w:pPr>
              <w:pStyle w:val="Default"/>
              <w:rPr>
                <w:sz w:val="28"/>
                <w:szCs w:val="28"/>
                <w:lang w:val="en-GB"/>
              </w:rPr>
            </w:pPr>
            <w:r w:rsidRPr="00316DD4">
              <w:rPr>
                <w:rFonts w:cs="Times"/>
                <w:sz w:val="28"/>
                <w:szCs w:val="28"/>
                <w:lang w:val="en-GB"/>
              </w:rPr>
              <w:t>Harshal Rajan Vaze</w:t>
            </w:r>
          </w:p>
        </w:tc>
      </w:tr>
      <w:tr w:rsidR="006A2A06" w:rsidRPr="00316DD4" w14:paraId="6F14AC58" w14:textId="77777777" w:rsidTr="00D70EB5">
        <w:trPr>
          <w:trHeight w:val="127"/>
        </w:trPr>
        <w:tc>
          <w:tcPr>
            <w:tcW w:w="2943" w:type="dxa"/>
          </w:tcPr>
          <w:p w14:paraId="40D58803" w14:textId="77777777" w:rsidR="006A2A06" w:rsidRPr="00316DD4" w:rsidRDefault="006A2A06" w:rsidP="00D70EB5">
            <w:pPr>
              <w:pStyle w:val="Default"/>
              <w:rPr>
                <w:sz w:val="28"/>
                <w:szCs w:val="28"/>
                <w:lang w:val="en-GB"/>
              </w:rPr>
            </w:pPr>
            <w:r w:rsidRPr="00316DD4">
              <w:rPr>
                <w:sz w:val="28"/>
                <w:szCs w:val="28"/>
                <w:lang w:val="en-GB"/>
              </w:rPr>
              <w:t xml:space="preserve">Matriculation no.: </w:t>
            </w:r>
          </w:p>
        </w:tc>
        <w:tc>
          <w:tcPr>
            <w:tcW w:w="3686" w:type="dxa"/>
          </w:tcPr>
          <w:p w14:paraId="5ACFC064" w14:textId="77777777" w:rsidR="006A2A06" w:rsidRPr="00316DD4" w:rsidRDefault="006A2A06" w:rsidP="00D70EB5">
            <w:pPr>
              <w:pStyle w:val="Default"/>
              <w:rPr>
                <w:sz w:val="28"/>
                <w:szCs w:val="28"/>
                <w:lang w:val="en-GB"/>
              </w:rPr>
            </w:pPr>
            <w:r w:rsidRPr="00316DD4">
              <w:rPr>
                <w:rFonts w:cs="Times"/>
                <w:sz w:val="28"/>
                <w:szCs w:val="28"/>
                <w:lang w:val="en-GB"/>
              </w:rPr>
              <w:t>1269879</w:t>
            </w:r>
          </w:p>
        </w:tc>
      </w:tr>
      <w:tr w:rsidR="006A2A06" w:rsidRPr="00316DD4" w14:paraId="30993E34" w14:textId="77777777" w:rsidTr="00D70EB5">
        <w:trPr>
          <w:trHeight w:val="127"/>
        </w:trPr>
        <w:tc>
          <w:tcPr>
            <w:tcW w:w="2943" w:type="dxa"/>
          </w:tcPr>
          <w:p w14:paraId="07249B04" w14:textId="77777777" w:rsidR="006A2A06" w:rsidRPr="00316DD4" w:rsidRDefault="006A2A06" w:rsidP="00D70EB5">
            <w:pPr>
              <w:pStyle w:val="Default"/>
              <w:rPr>
                <w:sz w:val="28"/>
                <w:szCs w:val="28"/>
                <w:lang w:val="en-GB"/>
              </w:rPr>
            </w:pPr>
            <w:r w:rsidRPr="00316DD4">
              <w:rPr>
                <w:sz w:val="28"/>
                <w:szCs w:val="28"/>
                <w:lang w:val="en-GB"/>
              </w:rPr>
              <w:t xml:space="preserve">First examiner: </w:t>
            </w:r>
          </w:p>
        </w:tc>
        <w:tc>
          <w:tcPr>
            <w:tcW w:w="3686" w:type="dxa"/>
          </w:tcPr>
          <w:p w14:paraId="225BA36D" w14:textId="77777777" w:rsidR="006A2A06" w:rsidRPr="00316DD4" w:rsidRDefault="006A2A06" w:rsidP="00D70EB5">
            <w:pPr>
              <w:pStyle w:val="Default"/>
              <w:rPr>
                <w:sz w:val="28"/>
                <w:szCs w:val="28"/>
                <w:lang w:val="en-GB"/>
              </w:rPr>
            </w:pPr>
            <w:r w:rsidRPr="00316DD4">
              <w:rPr>
                <w:rFonts w:cs="Times"/>
                <w:sz w:val="28"/>
                <w:szCs w:val="28"/>
                <w:lang w:val="en-GB"/>
              </w:rPr>
              <w:t>Prof. Dr. Ulrich Trick</w:t>
            </w:r>
          </w:p>
        </w:tc>
      </w:tr>
      <w:tr w:rsidR="006A2A06" w:rsidRPr="00316DD4" w14:paraId="646F7EE7" w14:textId="77777777" w:rsidTr="00D70EB5">
        <w:trPr>
          <w:trHeight w:val="127"/>
        </w:trPr>
        <w:tc>
          <w:tcPr>
            <w:tcW w:w="2943" w:type="dxa"/>
          </w:tcPr>
          <w:p w14:paraId="01F40DD0" w14:textId="77777777" w:rsidR="006A2A06" w:rsidRPr="00316DD4" w:rsidRDefault="006A2A06" w:rsidP="00D70EB5">
            <w:pPr>
              <w:pStyle w:val="Default"/>
              <w:rPr>
                <w:sz w:val="28"/>
                <w:szCs w:val="28"/>
                <w:lang w:val="en-GB"/>
              </w:rPr>
            </w:pPr>
            <w:r w:rsidRPr="00316DD4">
              <w:rPr>
                <w:sz w:val="28"/>
                <w:szCs w:val="28"/>
                <w:lang w:val="en-GB"/>
              </w:rPr>
              <w:t xml:space="preserve">Second examiner: </w:t>
            </w:r>
          </w:p>
        </w:tc>
        <w:tc>
          <w:tcPr>
            <w:tcW w:w="3686" w:type="dxa"/>
          </w:tcPr>
          <w:p w14:paraId="0AC28B87" w14:textId="77777777" w:rsidR="006A2A06" w:rsidRPr="00316DD4" w:rsidRDefault="006A2A06" w:rsidP="00D70EB5">
            <w:pPr>
              <w:pStyle w:val="Default"/>
              <w:rPr>
                <w:sz w:val="28"/>
                <w:szCs w:val="28"/>
                <w:lang w:val="en-GB"/>
              </w:rPr>
            </w:pPr>
            <w:r w:rsidRPr="00316DD4">
              <w:rPr>
                <w:rFonts w:cs="Times"/>
                <w:sz w:val="28"/>
                <w:szCs w:val="28"/>
                <w:lang w:val="en-GB"/>
              </w:rPr>
              <w:t>Prof. Dr. Armin Lehmann</w:t>
            </w:r>
          </w:p>
        </w:tc>
      </w:tr>
      <w:tr w:rsidR="006A2A06" w:rsidRPr="00316DD4" w14:paraId="0859117D" w14:textId="77777777" w:rsidTr="00D70EB5">
        <w:trPr>
          <w:trHeight w:val="127"/>
        </w:trPr>
        <w:tc>
          <w:tcPr>
            <w:tcW w:w="2943" w:type="dxa"/>
          </w:tcPr>
          <w:p w14:paraId="246451FB" w14:textId="77777777" w:rsidR="006A2A06" w:rsidRPr="00316DD4" w:rsidRDefault="006A2A06" w:rsidP="00D70EB5">
            <w:pPr>
              <w:pStyle w:val="Default"/>
              <w:rPr>
                <w:sz w:val="28"/>
                <w:szCs w:val="28"/>
                <w:lang w:val="en-GB"/>
              </w:rPr>
            </w:pPr>
            <w:r w:rsidRPr="00316DD4">
              <w:rPr>
                <w:sz w:val="28"/>
                <w:szCs w:val="28"/>
                <w:lang w:val="en-GB"/>
              </w:rPr>
              <w:t xml:space="preserve">External supervisor: </w:t>
            </w:r>
          </w:p>
        </w:tc>
        <w:tc>
          <w:tcPr>
            <w:tcW w:w="3686" w:type="dxa"/>
          </w:tcPr>
          <w:p w14:paraId="37A9CE38" w14:textId="77777777" w:rsidR="006A2A06" w:rsidRPr="00316DD4" w:rsidRDefault="006A2A06" w:rsidP="00D70EB5">
            <w:pPr>
              <w:pStyle w:val="Default"/>
              <w:rPr>
                <w:sz w:val="28"/>
                <w:szCs w:val="28"/>
                <w:lang w:val="en-GB"/>
              </w:rPr>
            </w:pPr>
            <w:r w:rsidRPr="00316DD4">
              <w:rPr>
                <w:rFonts w:cs="Times"/>
                <w:sz w:val="28"/>
                <w:szCs w:val="28"/>
                <w:lang w:val="en-GB"/>
              </w:rPr>
              <w:t>Dr. Peter Gröschke</w:t>
            </w:r>
          </w:p>
        </w:tc>
      </w:tr>
      <w:tr w:rsidR="006A2A06" w:rsidRPr="00316DD4" w14:paraId="77B11137" w14:textId="77777777" w:rsidTr="00D70EB5">
        <w:trPr>
          <w:trHeight w:val="127"/>
        </w:trPr>
        <w:tc>
          <w:tcPr>
            <w:tcW w:w="2943" w:type="dxa"/>
          </w:tcPr>
          <w:p w14:paraId="5C00A567" w14:textId="73EDC2E7" w:rsidR="006A2A06" w:rsidRPr="00316DD4" w:rsidRDefault="006A2A06" w:rsidP="00D70EB5">
            <w:pPr>
              <w:pStyle w:val="Default"/>
              <w:rPr>
                <w:sz w:val="28"/>
                <w:szCs w:val="28"/>
                <w:lang w:val="en-GB"/>
              </w:rPr>
            </w:pPr>
          </w:p>
        </w:tc>
        <w:tc>
          <w:tcPr>
            <w:tcW w:w="3686" w:type="dxa"/>
          </w:tcPr>
          <w:p w14:paraId="1FD634B7" w14:textId="035B1F3E" w:rsidR="006A2A06" w:rsidRPr="00316DD4" w:rsidRDefault="006A2A06" w:rsidP="00D70EB5">
            <w:pPr>
              <w:pStyle w:val="Default"/>
              <w:rPr>
                <w:sz w:val="28"/>
                <w:szCs w:val="28"/>
                <w:lang w:val="en-GB"/>
              </w:rPr>
            </w:pPr>
          </w:p>
        </w:tc>
      </w:tr>
      <w:tr w:rsidR="006A2A06" w:rsidRPr="00316DD4" w14:paraId="7E6F0B24" w14:textId="77777777" w:rsidTr="00D70EB5">
        <w:trPr>
          <w:trHeight w:val="127"/>
        </w:trPr>
        <w:tc>
          <w:tcPr>
            <w:tcW w:w="2943" w:type="dxa"/>
          </w:tcPr>
          <w:p w14:paraId="5EEE68C9" w14:textId="18CFB8B5" w:rsidR="006A2A06" w:rsidRPr="00316DD4" w:rsidRDefault="006A2A06" w:rsidP="00D70EB5">
            <w:pPr>
              <w:pStyle w:val="Default"/>
              <w:rPr>
                <w:sz w:val="28"/>
                <w:szCs w:val="28"/>
                <w:lang w:val="en-GB"/>
              </w:rPr>
            </w:pPr>
          </w:p>
        </w:tc>
        <w:tc>
          <w:tcPr>
            <w:tcW w:w="3686" w:type="dxa"/>
          </w:tcPr>
          <w:p w14:paraId="7B36BFF5" w14:textId="77777777" w:rsidR="006A2A06" w:rsidRPr="00316DD4" w:rsidRDefault="006A2A06" w:rsidP="00D70EB5">
            <w:pPr>
              <w:pStyle w:val="Default"/>
              <w:rPr>
                <w:sz w:val="28"/>
                <w:szCs w:val="28"/>
                <w:lang w:val="en-GB"/>
              </w:rPr>
            </w:pPr>
          </w:p>
        </w:tc>
      </w:tr>
      <w:bookmarkEnd w:id="0"/>
      <w:bookmarkEnd w:id="1"/>
    </w:tbl>
    <w:p w14:paraId="5F613811" w14:textId="638C0CE7" w:rsidR="00C429A0" w:rsidRPr="00316DD4" w:rsidRDefault="00C429A0" w:rsidP="00C429A0">
      <w:pPr>
        <w:tabs>
          <w:tab w:val="right" w:pos="8931"/>
        </w:tabs>
        <w:rPr>
          <w:rFonts w:cs="Times"/>
          <w:lang w:val="en-GB"/>
        </w:rPr>
      </w:pPr>
    </w:p>
    <w:p w14:paraId="3A89706B" w14:textId="6942FA9B" w:rsidR="00051E01" w:rsidRPr="00316DD4" w:rsidRDefault="00051E01" w:rsidP="00AA29B9">
      <w:pPr>
        <w:pStyle w:val="berschrift1oNum"/>
        <w:numPr>
          <w:ilvl w:val="0"/>
          <w:numId w:val="0"/>
        </w:numPr>
        <w:tabs>
          <w:tab w:val="left" w:pos="3223"/>
          <w:tab w:val="left" w:pos="5966"/>
        </w:tabs>
        <w:rPr>
          <w:lang w:val="en-GB"/>
        </w:rPr>
      </w:pPr>
      <w:bookmarkStart w:id="5" w:name="_Hlk112755154"/>
      <w:r w:rsidRPr="00316DD4">
        <w:rPr>
          <w:lang w:val="en-GB"/>
        </w:rPr>
        <w:lastRenderedPageBreak/>
        <w:t>Content</w:t>
      </w:r>
      <w:r w:rsidR="003C4A73" w:rsidRPr="00316DD4">
        <w:rPr>
          <w:lang w:val="en-GB"/>
        </w:rPr>
        <w:tab/>
      </w:r>
      <w:r w:rsidR="00AA29B9" w:rsidRPr="00316DD4">
        <w:rPr>
          <w:lang w:val="en-GB"/>
        </w:rPr>
        <w:tab/>
      </w:r>
    </w:p>
    <w:p w14:paraId="45AA8D64" w14:textId="77777777" w:rsidR="00051E01" w:rsidRPr="00316DD4" w:rsidRDefault="00051E01" w:rsidP="00051E01">
      <w:pPr>
        <w:pStyle w:val="Verzeichnis1"/>
        <w:rPr>
          <w:rFonts w:asciiTheme="minorHAnsi" w:eastAsiaTheme="minorEastAsia" w:hAnsiTheme="minorHAnsi" w:cstheme="minorBidi"/>
          <w:b w:val="0"/>
          <w:noProof w:val="0"/>
          <w:sz w:val="22"/>
          <w:szCs w:val="22"/>
          <w:lang w:val="en-GB"/>
        </w:rPr>
      </w:pPr>
      <w:r w:rsidRPr="00316DD4">
        <w:rPr>
          <w:noProof w:val="0"/>
          <w:lang w:val="en-GB"/>
        </w:rPr>
        <w:fldChar w:fldCharType="begin"/>
      </w:r>
      <w:r w:rsidRPr="00316DD4">
        <w:rPr>
          <w:noProof w:val="0"/>
          <w:lang w:val="en-GB"/>
        </w:rPr>
        <w:instrText xml:space="preserve"> TOC \o "1-3" \h \z </w:instrText>
      </w:r>
      <w:r w:rsidRPr="00316DD4">
        <w:rPr>
          <w:noProof w:val="0"/>
          <w:lang w:val="en-GB"/>
        </w:rPr>
        <w:fldChar w:fldCharType="separate"/>
      </w:r>
      <w:hyperlink w:anchor="_Toc112756229" w:history="1">
        <w:r w:rsidRPr="00316DD4">
          <w:rPr>
            <w:rStyle w:val="Hyperlink"/>
            <w:noProof w:val="0"/>
            <w:lang w:val="en-GB"/>
          </w:rPr>
          <w:t>1</w:t>
        </w:r>
        <w:r w:rsidRPr="00316DD4">
          <w:rPr>
            <w:rFonts w:asciiTheme="minorHAnsi" w:eastAsiaTheme="minorEastAsia" w:hAnsiTheme="minorHAnsi" w:cstheme="minorBidi"/>
            <w:b w:val="0"/>
            <w:noProof w:val="0"/>
            <w:sz w:val="22"/>
            <w:szCs w:val="22"/>
            <w:lang w:val="en-GB"/>
          </w:rPr>
          <w:tab/>
        </w:r>
        <w:r w:rsidRPr="00316DD4">
          <w:rPr>
            <w:rStyle w:val="Hyperlink"/>
            <w:noProof w:val="0"/>
            <w:lang w:val="en-GB"/>
          </w:rPr>
          <w:t>Introduction</w:t>
        </w:r>
        <w:r w:rsidRPr="00316DD4">
          <w:rPr>
            <w:noProof w:val="0"/>
            <w:webHidden/>
            <w:lang w:val="en-GB"/>
          </w:rPr>
          <w:tab/>
        </w:r>
        <w:r w:rsidRPr="00316DD4">
          <w:rPr>
            <w:noProof w:val="0"/>
            <w:webHidden/>
            <w:lang w:val="en-GB"/>
          </w:rPr>
          <w:fldChar w:fldCharType="begin"/>
        </w:r>
        <w:r w:rsidRPr="00316DD4">
          <w:rPr>
            <w:noProof w:val="0"/>
            <w:webHidden/>
            <w:lang w:val="en-GB"/>
          </w:rPr>
          <w:instrText xml:space="preserve"> PAGEREF _Toc112756229 \h </w:instrText>
        </w:r>
        <w:r w:rsidRPr="00316DD4">
          <w:rPr>
            <w:noProof w:val="0"/>
            <w:webHidden/>
            <w:lang w:val="en-GB"/>
          </w:rPr>
        </w:r>
        <w:r w:rsidRPr="00316DD4">
          <w:rPr>
            <w:noProof w:val="0"/>
            <w:webHidden/>
            <w:lang w:val="en-GB"/>
          </w:rPr>
          <w:fldChar w:fldCharType="separate"/>
        </w:r>
        <w:r w:rsidRPr="00316DD4">
          <w:rPr>
            <w:noProof w:val="0"/>
            <w:webHidden/>
            <w:lang w:val="en-GB"/>
          </w:rPr>
          <w:t>4</w:t>
        </w:r>
        <w:r w:rsidRPr="00316DD4">
          <w:rPr>
            <w:noProof w:val="0"/>
            <w:webHidden/>
            <w:lang w:val="en-GB"/>
          </w:rPr>
          <w:fldChar w:fldCharType="end"/>
        </w:r>
      </w:hyperlink>
    </w:p>
    <w:p w14:paraId="3AFF0AF9"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30" w:history="1">
        <w:r w:rsidR="00051E01" w:rsidRPr="00316DD4">
          <w:rPr>
            <w:rStyle w:val="Hyperlink"/>
            <w:noProof w:val="0"/>
            <w:lang w:val="en-GB"/>
          </w:rPr>
          <w:t>1.1</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Aim and Motivation</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_Toc112756230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4</w:t>
        </w:r>
        <w:r w:rsidR="00051E01" w:rsidRPr="00316DD4">
          <w:rPr>
            <w:noProof w:val="0"/>
            <w:webHidden/>
            <w:lang w:val="en-GB"/>
          </w:rPr>
          <w:fldChar w:fldCharType="end"/>
        </w:r>
      </w:hyperlink>
    </w:p>
    <w:p w14:paraId="6554BD89"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31" w:history="1">
        <w:r w:rsidR="00051E01" w:rsidRPr="00316DD4">
          <w:rPr>
            <w:rStyle w:val="Hyperlink"/>
            <w:noProof w:val="0"/>
            <w:lang w:val="en-GB"/>
          </w:rPr>
          <w:t>1.2</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Problem Statement</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_Toc112756231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4</w:t>
        </w:r>
        <w:r w:rsidR="00051E01" w:rsidRPr="00316DD4">
          <w:rPr>
            <w:noProof w:val="0"/>
            <w:webHidden/>
            <w:lang w:val="en-GB"/>
          </w:rPr>
          <w:fldChar w:fldCharType="end"/>
        </w:r>
      </w:hyperlink>
    </w:p>
    <w:p w14:paraId="7EF80AC1"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32" w:history="1">
        <w:r w:rsidR="00051E01" w:rsidRPr="00316DD4">
          <w:rPr>
            <w:rStyle w:val="Hyperlink"/>
            <w:noProof w:val="0"/>
            <w:lang w:val="en-GB"/>
          </w:rPr>
          <w:t>1.3</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Thesis Structure</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_Toc112756232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4</w:t>
        </w:r>
        <w:r w:rsidR="00051E01" w:rsidRPr="00316DD4">
          <w:rPr>
            <w:noProof w:val="0"/>
            <w:webHidden/>
            <w:lang w:val="en-GB"/>
          </w:rPr>
          <w:fldChar w:fldCharType="end"/>
        </w:r>
      </w:hyperlink>
    </w:p>
    <w:p w14:paraId="0CC19417" w14:textId="77777777" w:rsidR="00051E01" w:rsidRPr="00316DD4" w:rsidRDefault="00C46726" w:rsidP="00051E01">
      <w:pPr>
        <w:pStyle w:val="Verzeichnis1"/>
        <w:rPr>
          <w:rFonts w:asciiTheme="minorHAnsi" w:eastAsiaTheme="minorEastAsia" w:hAnsiTheme="minorHAnsi" w:cstheme="minorBidi"/>
          <w:b w:val="0"/>
          <w:noProof w:val="0"/>
          <w:sz w:val="22"/>
          <w:szCs w:val="22"/>
          <w:lang w:val="en-GB"/>
        </w:rPr>
      </w:pPr>
      <w:hyperlink w:anchor="_Toc112756233" w:history="1">
        <w:r w:rsidR="00051E01" w:rsidRPr="00316DD4">
          <w:rPr>
            <w:rStyle w:val="Hyperlink"/>
            <w:rFonts w:ascii="Times New Roman" w:hAnsi="Times New Roman"/>
            <w:noProof w:val="0"/>
            <w:lang w:val="en-GB"/>
          </w:rPr>
          <w:t>2</w:t>
        </w:r>
        <w:r w:rsidR="00051E01" w:rsidRPr="00316DD4">
          <w:rPr>
            <w:rFonts w:asciiTheme="minorHAnsi" w:eastAsiaTheme="minorEastAsia" w:hAnsiTheme="minorHAnsi" w:cstheme="minorBidi"/>
            <w:b w:val="0"/>
            <w:noProof w:val="0"/>
            <w:sz w:val="22"/>
            <w:szCs w:val="22"/>
            <w:lang w:val="en-GB"/>
          </w:rPr>
          <w:tab/>
        </w:r>
        <w:r w:rsidR="00051E01" w:rsidRPr="00316DD4">
          <w:rPr>
            <w:rStyle w:val="Hyperlink"/>
            <w:noProof w:val="0"/>
            <w:lang w:val="en-GB"/>
          </w:rPr>
          <w:t>Theoretical Background</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_Toc112756233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795AE123"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34" w:history="1">
        <w:r w:rsidR="00051E01" w:rsidRPr="00316DD4">
          <w:rPr>
            <w:rStyle w:val="Hyperlink"/>
            <w:noProof w:val="0"/>
            <w:lang w:val="en-GB"/>
          </w:rPr>
          <w:t>2.1</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Software defined Networking</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_Toc112756234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2E7BF10E"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35" w:history="1">
        <w:r w:rsidR="00051E01" w:rsidRPr="00316DD4">
          <w:rPr>
            <w:rStyle w:val="Hyperlink"/>
            <w:noProof w:val="0"/>
            <w:lang w:val="en-GB"/>
          </w:rPr>
          <w:t>2.2</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SDN Controllers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_Toc112756235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63DB6AF1"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36" w:history="1">
        <w:r w:rsidR="00051E01" w:rsidRPr="00316DD4">
          <w:rPr>
            <w:rStyle w:val="Hyperlink"/>
            <w:noProof w:val="0"/>
            <w:lang w:val="en-GB"/>
          </w:rPr>
          <w:t>2.2.1</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ONOS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_Toc112756236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73A29CFA"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37" w:history="1">
        <w:r w:rsidR="00051E01" w:rsidRPr="00316DD4">
          <w:rPr>
            <w:rStyle w:val="Hyperlink"/>
            <w:noProof w:val="0"/>
            <w:lang w:val="en-GB"/>
          </w:rPr>
          <w:t>2.2.2</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ODL</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_Toc112756237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406D2592"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38" w:history="1">
        <w:r w:rsidR="00051E01" w:rsidRPr="00316DD4">
          <w:rPr>
            <w:rStyle w:val="Hyperlink"/>
            <w:noProof w:val="0"/>
            <w:lang w:val="en-GB"/>
          </w:rPr>
          <w:t>2.2.3</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Ryu</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_Toc112756238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36472A88"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39" w:history="1">
        <w:r w:rsidR="00051E01" w:rsidRPr="00316DD4">
          <w:rPr>
            <w:rStyle w:val="Hyperlink"/>
            <w:noProof w:val="0"/>
            <w:lang w:val="en-GB"/>
          </w:rPr>
          <w:t>2.3</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Virtual Emulated Environment</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_Toc112756239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63376ABC"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40" w:history="1">
        <w:r w:rsidR="00051E01" w:rsidRPr="00316DD4">
          <w:rPr>
            <w:rStyle w:val="Hyperlink"/>
            <w:noProof w:val="0"/>
            <w:lang w:val="en-GB"/>
          </w:rPr>
          <w:t>2.3.1</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Mininet</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_Toc112756240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6006AB80"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41" w:history="1">
        <w:r w:rsidR="00051E01" w:rsidRPr="00316DD4">
          <w:rPr>
            <w:rStyle w:val="Hyperlink"/>
            <w:noProof w:val="0"/>
            <w:lang w:val="en-GB"/>
          </w:rPr>
          <w:t>2.3.2</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GNS3</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_Toc112756241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7AEE3B57"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42" w:history="1">
        <w:r w:rsidR="00051E01" w:rsidRPr="00316DD4">
          <w:rPr>
            <w:rStyle w:val="Hyperlink"/>
            <w:noProof w:val="0"/>
            <w:lang w:val="en-GB"/>
          </w:rPr>
          <w:t>2.4</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Previous Work</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_Toc112756242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5</w:t>
        </w:r>
        <w:r w:rsidR="00051E01" w:rsidRPr="00316DD4">
          <w:rPr>
            <w:noProof w:val="0"/>
            <w:webHidden/>
            <w:lang w:val="en-GB"/>
          </w:rPr>
          <w:fldChar w:fldCharType="end"/>
        </w:r>
      </w:hyperlink>
    </w:p>
    <w:p w14:paraId="206783C0" w14:textId="77777777" w:rsidR="00051E01" w:rsidRPr="00316DD4" w:rsidRDefault="00C46726" w:rsidP="00051E01">
      <w:pPr>
        <w:pStyle w:val="Verzeichnis1"/>
        <w:rPr>
          <w:rFonts w:asciiTheme="minorHAnsi" w:eastAsiaTheme="minorEastAsia" w:hAnsiTheme="minorHAnsi" w:cstheme="minorBidi"/>
          <w:b w:val="0"/>
          <w:noProof w:val="0"/>
          <w:sz w:val="22"/>
          <w:szCs w:val="22"/>
          <w:lang w:val="en-GB"/>
        </w:rPr>
      </w:pPr>
      <w:hyperlink w:anchor="_Toc112756243" w:history="1">
        <w:r w:rsidR="00051E01" w:rsidRPr="00316DD4">
          <w:rPr>
            <w:rStyle w:val="Hyperlink"/>
            <w:noProof w:val="0"/>
            <w:lang w:val="en-GB"/>
          </w:rPr>
          <w:t>3</w:t>
        </w:r>
        <w:r w:rsidR="00051E01" w:rsidRPr="00316DD4">
          <w:rPr>
            <w:rFonts w:asciiTheme="minorHAnsi" w:eastAsiaTheme="minorEastAsia" w:hAnsiTheme="minorHAnsi" w:cstheme="minorBidi"/>
            <w:b w:val="0"/>
            <w:noProof w:val="0"/>
            <w:sz w:val="22"/>
            <w:szCs w:val="22"/>
            <w:lang w:val="en-GB"/>
          </w:rPr>
          <w:tab/>
        </w:r>
        <w:r w:rsidR="00051E01" w:rsidRPr="00316DD4">
          <w:rPr>
            <w:rStyle w:val="Hyperlink"/>
            <w:noProof w:val="0"/>
            <w:lang w:val="en-GB"/>
          </w:rPr>
          <w:t>Requirements Analysis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_Toc112756243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6</w:t>
        </w:r>
        <w:r w:rsidR="00051E01" w:rsidRPr="00316DD4">
          <w:rPr>
            <w:noProof w:val="0"/>
            <w:webHidden/>
            <w:lang w:val="en-GB"/>
          </w:rPr>
          <w:fldChar w:fldCharType="end"/>
        </w:r>
      </w:hyperlink>
    </w:p>
    <w:p w14:paraId="3E361C11"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44" w:history="1">
        <w:r w:rsidR="00051E01" w:rsidRPr="00316DD4">
          <w:rPr>
            <w:rStyle w:val="Hyperlink"/>
            <w:noProof w:val="0"/>
            <w:lang w:val="en-GB"/>
          </w:rPr>
          <w:t>3.1</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General Objectives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_Toc112756244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6</w:t>
        </w:r>
        <w:r w:rsidR="00051E01" w:rsidRPr="00316DD4">
          <w:rPr>
            <w:noProof w:val="0"/>
            <w:webHidden/>
            <w:lang w:val="en-GB"/>
          </w:rPr>
          <w:fldChar w:fldCharType="end"/>
        </w:r>
      </w:hyperlink>
    </w:p>
    <w:p w14:paraId="3CDF7E4F"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45" w:history="1">
        <w:r w:rsidR="00051E01" w:rsidRPr="00316DD4">
          <w:rPr>
            <w:rStyle w:val="Hyperlink"/>
            <w:noProof w:val="0"/>
            <w:lang w:val="en-GB"/>
          </w:rPr>
          <w:t>3.2</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Work Plan</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_Toc112756245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6</w:t>
        </w:r>
        <w:r w:rsidR="00051E01" w:rsidRPr="00316DD4">
          <w:rPr>
            <w:noProof w:val="0"/>
            <w:webHidden/>
            <w:lang w:val="en-GB"/>
          </w:rPr>
          <w:fldChar w:fldCharType="end"/>
        </w:r>
      </w:hyperlink>
    </w:p>
    <w:p w14:paraId="64FD7723"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46" w:history="1">
        <w:r w:rsidR="00051E01" w:rsidRPr="00316DD4">
          <w:rPr>
            <w:rStyle w:val="Hyperlink"/>
            <w:noProof w:val="0"/>
            <w:lang w:val="en-GB"/>
          </w:rPr>
          <w:t>3.3</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Previous Work</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_Toc112756246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7</w:t>
        </w:r>
        <w:r w:rsidR="00051E01" w:rsidRPr="00316DD4">
          <w:rPr>
            <w:noProof w:val="0"/>
            <w:webHidden/>
            <w:lang w:val="en-GB"/>
          </w:rPr>
          <w:fldChar w:fldCharType="end"/>
        </w:r>
      </w:hyperlink>
    </w:p>
    <w:p w14:paraId="6AD05CC5" w14:textId="77777777" w:rsidR="00051E01" w:rsidRPr="00316DD4" w:rsidRDefault="00C46726" w:rsidP="00051E01">
      <w:pPr>
        <w:pStyle w:val="Verzeichnis1"/>
        <w:rPr>
          <w:rFonts w:asciiTheme="minorHAnsi" w:eastAsiaTheme="minorEastAsia" w:hAnsiTheme="minorHAnsi" w:cstheme="minorBidi"/>
          <w:b w:val="0"/>
          <w:noProof w:val="0"/>
          <w:sz w:val="22"/>
          <w:szCs w:val="22"/>
          <w:lang w:val="en-GB"/>
        </w:rPr>
      </w:pPr>
      <w:hyperlink w:anchor="_Toc112756247" w:history="1">
        <w:r w:rsidR="00051E01" w:rsidRPr="00316DD4">
          <w:rPr>
            <w:rStyle w:val="Hyperlink"/>
            <w:noProof w:val="0"/>
            <w:lang w:val="en-GB"/>
          </w:rPr>
          <w:t>4</w:t>
        </w:r>
        <w:r w:rsidR="00051E01" w:rsidRPr="00316DD4">
          <w:rPr>
            <w:rFonts w:asciiTheme="minorHAnsi" w:eastAsiaTheme="minorEastAsia" w:hAnsiTheme="minorHAnsi" w:cstheme="minorBidi"/>
            <w:b w:val="0"/>
            <w:noProof w:val="0"/>
            <w:sz w:val="22"/>
            <w:szCs w:val="22"/>
            <w:lang w:val="en-GB"/>
          </w:rPr>
          <w:tab/>
        </w:r>
        <w:r w:rsidR="00051E01" w:rsidRPr="00316DD4">
          <w:rPr>
            <w:rStyle w:val="Hyperlink"/>
            <w:noProof w:val="0"/>
            <w:lang w:val="en-GB"/>
          </w:rPr>
          <w:t>Realization</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_Toc112756247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5683D05A"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48" w:history="1">
        <w:r w:rsidR="00051E01" w:rsidRPr="00316DD4">
          <w:rPr>
            <w:rStyle w:val="Hyperlink"/>
            <w:noProof w:val="0"/>
            <w:lang w:val="en-GB"/>
          </w:rPr>
          <w:t>4.1</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With Mininet</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_Toc112756248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19DCDDFF"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49" w:history="1">
        <w:r w:rsidR="00051E01" w:rsidRPr="00316DD4">
          <w:rPr>
            <w:rStyle w:val="Hyperlink"/>
            <w:noProof w:val="0"/>
            <w:lang w:val="en-GB"/>
          </w:rPr>
          <w:t>4.2</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With GNS3</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_Toc112756249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493D362F"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50" w:history="1">
        <w:r w:rsidR="00051E01" w:rsidRPr="00316DD4">
          <w:rPr>
            <w:rStyle w:val="Hyperlink"/>
            <w:noProof w:val="0"/>
            <w:lang w:val="en-GB"/>
          </w:rPr>
          <w:t>4.3</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Challenges faced</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_Toc112756250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4C548BE7" w14:textId="77777777" w:rsidR="00051E01" w:rsidRPr="00316DD4" w:rsidRDefault="00C46726" w:rsidP="00051E01">
      <w:pPr>
        <w:pStyle w:val="Verzeichnis2"/>
        <w:rPr>
          <w:rFonts w:asciiTheme="minorHAnsi" w:eastAsiaTheme="minorEastAsia" w:hAnsiTheme="minorHAnsi" w:cstheme="minorBidi"/>
          <w:noProof w:val="0"/>
          <w:sz w:val="22"/>
          <w:szCs w:val="22"/>
          <w:lang w:val="en-GB"/>
        </w:rPr>
      </w:pPr>
      <w:hyperlink w:anchor="_Toc112756251" w:history="1">
        <w:r w:rsidR="00051E01" w:rsidRPr="00316DD4">
          <w:rPr>
            <w:rStyle w:val="Hyperlink"/>
            <w:noProof w:val="0"/>
            <w:lang w:val="en-GB"/>
          </w:rPr>
          <w:t>4.4</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Use Cases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_Toc112756251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62880D29"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52" w:history="1">
        <w:r w:rsidR="00051E01" w:rsidRPr="00316DD4">
          <w:rPr>
            <w:rStyle w:val="Hyperlink"/>
            <w:noProof w:val="0"/>
            <w:lang w:val="en-GB"/>
          </w:rPr>
          <w:t>4.4.1</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Basic network architecture</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_Toc112756252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186DBB7C"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53" w:history="1">
        <w:r w:rsidR="00051E01" w:rsidRPr="00316DD4">
          <w:rPr>
            <w:rStyle w:val="Hyperlink"/>
            <w:noProof w:val="0"/>
            <w:lang w:val="en-GB"/>
          </w:rPr>
          <w:t>4.4.2</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Testing network with multiple Controllers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_Toc112756253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44BE3281"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54" w:history="1">
        <w:r w:rsidR="00051E01" w:rsidRPr="00316DD4">
          <w:rPr>
            <w:rStyle w:val="Hyperlink"/>
            <w:noProof w:val="0"/>
            <w:lang w:val="en-GB"/>
          </w:rPr>
          <w:t>4.4.3</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Testing network with isolated L2 overlay networks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_Toc112756254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4FA44A04"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55" w:history="1">
        <w:r w:rsidR="00051E01" w:rsidRPr="00316DD4">
          <w:rPr>
            <w:rStyle w:val="Hyperlink"/>
            <w:noProof w:val="0"/>
            <w:lang w:val="en-GB"/>
          </w:rPr>
          <w:t>4.4.4</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Testing network with IPv6 addressing</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_Toc112756255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6CB85C68" w14:textId="77777777" w:rsidR="00051E01" w:rsidRPr="00316DD4" w:rsidRDefault="00C46726" w:rsidP="00051E01">
      <w:pPr>
        <w:pStyle w:val="Verzeichnis3"/>
        <w:rPr>
          <w:rFonts w:asciiTheme="minorHAnsi" w:eastAsiaTheme="minorEastAsia" w:hAnsiTheme="minorHAnsi" w:cstheme="minorBidi"/>
          <w:noProof w:val="0"/>
          <w:sz w:val="22"/>
          <w:szCs w:val="22"/>
          <w:lang w:val="en-GB"/>
        </w:rPr>
      </w:pPr>
      <w:hyperlink w:anchor="_Toc112756256" w:history="1">
        <w:r w:rsidR="00051E01" w:rsidRPr="00316DD4">
          <w:rPr>
            <w:rStyle w:val="Hyperlink"/>
            <w:noProof w:val="0"/>
            <w:lang w:val="en-GB"/>
          </w:rPr>
          <w:t>4.4.5</w:t>
        </w:r>
        <w:r w:rsidR="00051E01" w:rsidRPr="00316DD4">
          <w:rPr>
            <w:rFonts w:asciiTheme="minorHAnsi" w:eastAsiaTheme="minorEastAsia" w:hAnsiTheme="minorHAnsi" w:cstheme="minorBidi"/>
            <w:noProof w:val="0"/>
            <w:sz w:val="22"/>
            <w:szCs w:val="22"/>
            <w:lang w:val="en-GB"/>
          </w:rPr>
          <w:tab/>
        </w:r>
        <w:r w:rsidR="00051E01" w:rsidRPr="00316DD4">
          <w:rPr>
            <w:rStyle w:val="Hyperlink"/>
            <w:noProof w:val="0"/>
            <w:lang w:val="en-GB"/>
          </w:rPr>
          <w:t>Integrating SDN with legacy network</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_Toc112756256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8</w:t>
        </w:r>
        <w:r w:rsidR="00051E01" w:rsidRPr="00316DD4">
          <w:rPr>
            <w:noProof w:val="0"/>
            <w:webHidden/>
            <w:lang w:val="en-GB"/>
          </w:rPr>
          <w:fldChar w:fldCharType="end"/>
        </w:r>
      </w:hyperlink>
    </w:p>
    <w:p w14:paraId="77BE03A1" w14:textId="77777777" w:rsidR="00051E01" w:rsidRPr="00316DD4" w:rsidRDefault="00C46726" w:rsidP="00051E01">
      <w:pPr>
        <w:pStyle w:val="Verzeichnis1"/>
        <w:rPr>
          <w:rFonts w:asciiTheme="minorHAnsi" w:eastAsiaTheme="minorEastAsia" w:hAnsiTheme="minorHAnsi" w:cstheme="minorBidi"/>
          <w:b w:val="0"/>
          <w:noProof w:val="0"/>
          <w:sz w:val="22"/>
          <w:szCs w:val="22"/>
          <w:lang w:val="en-GB"/>
        </w:rPr>
      </w:pPr>
      <w:hyperlink w:anchor="_Toc112756257" w:history="1">
        <w:r w:rsidR="00051E01" w:rsidRPr="00316DD4">
          <w:rPr>
            <w:rStyle w:val="Hyperlink"/>
            <w:noProof w:val="0"/>
            <w:lang w:val="en-GB"/>
          </w:rPr>
          <w:t>5</w:t>
        </w:r>
        <w:r w:rsidR="00051E01" w:rsidRPr="00316DD4">
          <w:rPr>
            <w:rFonts w:asciiTheme="minorHAnsi" w:eastAsiaTheme="minorEastAsia" w:hAnsiTheme="minorHAnsi" w:cstheme="minorBidi"/>
            <w:b w:val="0"/>
            <w:noProof w:val="0"/>
            <w:sz w:val="22"/>
            <w:szCs w:val="22"/>
            <w:lang w:val="en-GB"/>
          </w:rPr>
          <w:tab/>
        </w:r>
        <w:r w:rsidR="00051E01" w:rsidRPr="00316DD4">
          <w:rPr>
            <w:rStyle w:val="Hyperlink"/>
            <w:noProof w:val="0"/>
            <w:lang w:val="en-GB"/>
          </w:rPr>
          <w:t>Summary and Perspectives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_Toc112756257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9</w:t>
        </w:r>
        <w:r w:rsidR="00051E01" w:rsidRPr="00316DD4">
          <w:rPr>
            <w:noProof w:val="0"/>
            <w:webHidden/>
            <w:lang w:val="en-GB"/>
          </w:rPr>
          <w:fldChar w:fldCharType="end"/>
        </w:r>
      </w:hyperlink>
    </w:p>
    <w:p w14:paraId="4F9E2F73" w14:textId="77777777" w:rsidR="00051E01" w:rsidRPr="00316DD4" w:rsidRDefault="00C46726" w:rsidP="00051E01">
      <w:pPr>
        <w:pStyle w:val="Verzeichnis1"/>
        <w:rPr>
          <w:rFonts w:asciiTheme="minorHAnsi" w:eastAsiaTheme="minorEastAsia" w:hAnsiTheme="minorHAnsi" w:cstheme="minorBidi"/>
          <w:b w:val="0"/>
          <w:noProof w:val="0"/>
          <w:sz w:val="22"/>
          <w:szCs w:val="22"/>
          <w:lang w:val="en-GB"/>
        </w:rPr>
      </w:pPr>
      <w:hyperlink w:anchor="_Toc112756258" w:history="1">
        <w:r w:rsidR="00051E01" w:rsidRPr="00316DD4">
          <w:rPr>
            <w:rStyle w:val="Hyperlink"/>
            <w:noProof w:val="0"/>
            <w:lang w:val="en-GB"/>
          </w:rPr>
          <w:t>6</w:t>
        </w:r>
        <w:r w:rsidR="00051E01" w:rsidRPr="00316DD4">
          <w:rPr>
            <w:rFonts w:asciiTheme="minorHAnsi" w:eastAsiaTheme="minorEastAsia" w:hAnsiTheme="minorHAnsi" w:cstheme="minorBidi"/>
            <w:b w:val="0"/>
            <w:noProof w:val="0"/>
            <w:sz w:val="22"/>
            <w:szCs w:val="22"/>
            <w:lang w:val="en-GB"/>
          </w:rPr>
          <w:tab/>
        </w:r>
        <w:r w:rsidR="00051E01" w:rsidRPr="00316DD4">
          <w:rPr>
            <w:rStyle w:val="Hyperlink"/>
            <w:noProof w:val="0"/>
            <w:lang w:val="en-GB"/>
          </w:rPr>
          <w:t>Abbreviations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_Toc112756258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10</w:t>
        </w:r>
        <w:r w:rsidR="00051E01" w:rsidRPr="00316DD4">
          <w:rPr>
            <w:noProof w:val="0"/>
            <w:webHidden/>
            <w:lang w:val="en-GB"/>
          </w:rPr>
          <w:fldChar w:fldCharType="end"/>
        </w:r>
      </w:hyperlink>
    </w:p>
    <w:p w14:paraId="028F2147" w14:textId="77777777" w:rsidR="00051E01" w:rsidRPr="00316DD4" w:rsidRDefault="00C46726" w:rsidP="00051E01">
      <w:pPr>
        <w:pStyle w:val="Verzeichnis1"/>
        <w:rPr>
          <w:rFonts w:asciiTheme="minorHAnsi" w:eastAsiaTheme="minorEastAsia" w:hAnsiTheme="minorHAnsi" w:cstheme="minorBidi"/>
          <w:b w:val="0"/>
          <w:noProof w:val="0"/>
          <w:sz w:val="22"/>
          <w:szCs w:val="22"/>
          <w:lang w:val="en-GB"/>
        </w:rPr>
      </w:pPr>
      <w:hyperlink w:anchor="_Toc112756259" w:history="1">
        <w:r w:rsidR="00051E01" w:rsidRPr="00316DD4">
          <w:rPr>
            <w:rStyle w:val="Hyperlink"/>
            <w:noProof w:val="0"/>
            <w:lang w:val="en-GB"/>
          </w:rPr>
          <w:t>7</w:t>
        </w:r>
        <w:r w:rsidR="00051E01" w:rsidRPr="00316DD4">
          <w:rPr>
            <w:rFonts w:asciiTheme="minorHAnsi" w:eastAsiaTheme="minorEastAsia" w:hAnsiTheme="minorHAnsi" w:cstheme="minorBidi"/>
            <w:b w:val="0"/>
            <w:noProof w:val="0"/>
            <w:sz w:val="22"/>
            <w:szCs w:val="22"/>
            <w:lang w:val="en-GB"/>
          </w:rPr>
          <w:tab/>
        </w:r>
        <w:r w:rsidR="00051E01" w:rsidRPr="00316DD4">
          <w:rPr>
            <w:rStyle w:val="Hyperlink"/>
            <w:noProof w:val="0"/>
            <w:lang w:val="en-GB"/>
          </w:rPr>
          <w:t>References</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_Toc112756259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11</w:t>
        </w:r>
        <w:r w:rsidR="00051E01" w:rsidRPr="00316DD4">
          <w:rPr>
            <w:noProof w:val="0"/>
            <w:webHidden/>
            <w:lang w:val="en-GB"/>
          </w:rPr>
          <w:fldChar w:fldCharType="end"/>
        </w:r>
      </w:hyperlink>
    </w:p>
    <w:p w14:paraId="47FC53BE" w14:textId="77777777" w:rsidR="00051E01" w:rsidRPr="00316DD4" w:rsidRDefault="00C46726" w:rsidP="00051E01">
      <w:pPr>
        <w:pStyle w:val="Verzeichnis1"/>
        <w:rPr>
          <w:rFonts w:asciiTheme="minorHAnsi" w:eastAsiaTheme="minorEastAsia" w:hAnsiTheme="minorHAnsi" w:cstheme="minorBidi"/>
          <w:b w:val="0"/>
          <w:noProof w:val="0"/>
          <w:sz w:val="22"/>
          <w:szCs w:val="22"/>
          <w:lang w:val="en-GB"/>
        </w:rPr>
      </w:pPr>
      <w:hyperlink w:anchor="_Toc112756260" w:history="1">
        <w:r w:rsidR="00051E01" w:rsidRPr="00316DD4">
          <w:rPr>
            <w:rStyle w:val="Hyperlink"/>
            <w:noProof w:val="0"/>
            <w:lang w:val="en-GB"/>
          </w:rPr>
          <w:t>8</w:t>
        </w:r>
        <w:r w:rsidR="00051E01" w:rsidRPr="00316DD4">
          <w:rPr>
            <w:rFonts w:asciiTheme="minorHAnsi" w:eastAsiaTheme="minorEastAsia" w:hAnsiTheme="minorHAnsi" w:cstheme="minorBidi"/>
            <w:b w:val="0"/>
            <w:noProof w:val="0"/>
            <w:sz w:val="22"/>
            <w:szCs w:val="22"/>
            <w:lang w:val="en-GB"/>
          </w:rPr>
          <w:tab/>
        </w:r>
        <w:r w:rsidR="00051E01" w:rsidRPr="00316DD4">
          <w:rPr>
            <w:rStyle w:val="Hyperlink"/>
            <w:noProof w:val="0"/>
            <w:lang w:val="en-GB"/>
          </w:rPr>
          <w:t>Appendix</w:t>
        </w:r>
        <w:r w:rsidR="00051E01" w:rsidRPr="00316DD4">
          <w:rPr>
            <w:noProof w:val="0"/>
            <w:webHidden/>
            <w:lang w:val="en-GB"/>
          </w:rPr>
          <w:tab/>
        </w:r>
        <w:r w:rsidR="00051E01" w:rsidRPr="00316DD4">
          <w:rPr>
            <w:noProof w:val="0"/>
            <w:webHidden/>
            <w:lang w:val="en-GB"/>
          </w:rPr>
          <w:fldChar w:fldCharType="begin"/>
        </w:r>
        <w:r w:rsidR="00051E01" w:rsidRPr="00316DD4">
          <w:rPr>
            <w:noProof w:val="0"/>
            <w:webHidden/>
            <w:lang w:val="en-GB"/>
          </w:rPr>
          <w:instrText xml:space="preserve"> PAGEREF _Toc112756260 \h </w:instrText>
        </w:r>
        <w:r w:rsidR="00051E01" w:rsidRPr="00316DD4">
          <w:rPr>
            <w:noProof w:val="0"/>
            <w:webHidden/>
            <w:lang w:val="en-GB"/>
          </w:rPr>
        </w:r>
        <w:r w:rsidR="00051E01" w:rsidRPr="00316DD4">
          <w:rPr>
            <w:noProof w:val="0"/>
            <w:webHidden/>
            <w:lang w:val="en-GB"/>
          </w:rPr>
          <w:fldChar w:fldCharType="separate"/>
        </w:r>
        <w:r w:rsidR="00051E01" w:rsidRPr="00316DD4">
          <w:rPr>
            <w:noProof w:val="0"/>
            <w:webHidden/>
            <w:lang w:val="en-GB"/>
          </w:rPr>
          <w:t>12</w:t>
        </w:r>
        <w:r w:rsidR="00051E01" w:rsidRPr="00316DD4">
          <w:rPr>
            <w:noProof w:val="0"/>
            <w:webHidden/>
            <w:lang w:val="en-GB"/>
          </w:rPr>
          <w:fldChar w:fldCharType="end"/>
        </w:r>
      </w:hyperlink>
    </w:p>
    <w:p w14:paraId="66448FB6" w14:textId="32845E77" w:rsidR="00051E01" w:rsidRPr="00316DD4" w:rsidRDefault="00051E01" w:rsidP="00051E01">
      <w:pPr>
        <w:pStyle w:val="berschrift1oNum"/>
        <w:numPr>
          <w:ilvl w:val="0"/>
          <w:numId w:val="0"/>
        </w:numPr>
        <w:rPr>
          <w:lang w:val="en-GB"/>
        </w:rPr>
      </w:pPr>
      <w:r w:rsidRPr="00316DD4">
        <w:rPr>
          <w:lang w:val="en-GB"/>
        </w:rPr>
        <w:fldChar w:fldCharType="end"/>
      </w:r>
      <w:bookmarkEnd w:id="5"/>
      <w:r w:rsidRPr="00316DD4">
        <w:rPr>
          <w:lang w:val="en-GB"/>
        </w:rPr>
        <w:t xml:space="preserve"> </w:t>
      </w:r>
    </w:p>
    <w:p w14:paraId="7953FF1F" w14:textId="0C510D09" w:rsidR="00E46B8F" w:rsidRPr="00316DD4" w:rsidRDefault="00E46B8F" w:rsidP="008D40E6">
      <w:pPr>
        <w:pStyle w:val="berschrift1oNum"/>
        <w:numPr>
          <w:ilvl w:val="0"/>
          <w:numId w:val="0"/>
        </w:numPr>
        <w:rPr>
          <w:lang w:val="en-GB"/>
        </w:rPr>
      </w:pPr>
    </w:p>
    <w:p w14:paraId="17416349" w14:textId="77777777" w:rsidR="00E46B8F" w:rsidRPr="00316DD4" w:rsidRDefault="00E46B8F">
      <w:pPr>
        <w:spacing w:before="0" w:after="160" w:line="259" w:lineRule="auto"/>
        <w:jc w:val="left"/>
        <w:rPr>
          <w:rFonts w:eastAsia="Times New Roman" w:cs="Times New Roman"/>
          <w:sz w:val="48"/>
          <w:szCs w:val="20"/>
          <w:lang w:val="en-GB" w:eastAsia="de-DE"/>
        </w:rPr>
      </w:pPr>
      <w:r w:rsidRPr="00316DD4">
        <w:rPr>
          <w:lang w:val="en-GB"/>
        </w:rPr>
        <w:br w:type="page"/>
      </w:r>
    </w:p>
    <w:p w14:paraId="67078B89" w14:textId="65B49FBB" w:rsidR="00DB4F71" w:rsidRPr="00316DD4" w:rsidRDefault="00DB4F71" w:rsidP="00DB4F71">
      <w:pPr>
        <w:pStyle w:val="berschrift1"/>
        <w:rPr>
          <w:lang w:val="en-GB"/>
        </w:rPr>
      </w:pPr>
      <w:r w:rsidRPr="00316DD4">
        <w:rPr>
          <w:lang w:val="en-GB"/>
        </w:rPr>
        <w:lastRenderedPageBreak/>
        <w:t>Use Cases</w:t>
      </w:r>
    </w:p>
    <w:p w14:paraId="273D5A53" w14:textId="3BD7601D" w:rsidR="008B5861" w:rsidRPr="00316DD4" w:rsidRDefault="00576FA7" w:rsidP="008B5861">
      <w:pPr>
        <w:pStyle w:val="berschrift2"/>
        <w:rPr>
          <w:lang w:val="en-GB"/>
        </w:rPr>
      </w:pPr>
      <w:r w:rsidRPr="00316DD4">
        <w:rPr>
          <w:lang w:val="en-GB"/>
        </w:rPr>
        <w:t xml:space="preserve">Use </w:t>
      </w:r>
      <w:del w:id="6" w:author="Peter Gröschke" w:date="2022-09-12T10:00:00Z">
        <w:r w:rsidRPr="00316DD4" w:rsidDel="008E667F">
          <w:rPr>
            <w:lang w:val="en-GB"/>
          </w:rPr>
          <w:delText>case</w:delText>
        </w:r>
      </w:del>
      <w:ins w:id="7" w:author="Peter Gröschke" w:date="2022-09-12T10:00:00Z">
        <w:r w:rsidR="008E667F">
          <w:rPr>
            <w:lang w:val="en-GB"/>
          </w:rPr>
          <w:t>C</w:t>
        </w:r>
        <w:r w:rsidR="008E667F" w:rsidRPr="00316DD4">
          <w:rPr>
            <w:lang w:val="en-GB"/>
          </w:rPr>
          <w:t>ase</w:t>
        </w:r>
      </w:ins>
      <w:r w:rsidRPr="00316DD4">
        <w:rPr>
          <w:lang w:val="en-GB"/>
        </w:rPr>
        <w:t>-1: Basic Network Architecture</w:t>
      </w:r>
    </w:p>
    <w:p w14:paraId="5E25792D" w14:textId="30BA4E58" w:rsidR="00294CD8" w:rsidRPr="00316DD4" w:rsidRDefault="00EF14B6" w:rsidP="00294CD8">
      <w:pPr>
        <w:pStyle w:val="berschrift3"/>
        <w:rPr>
          <w:lang w:val="en-GB"/>
        </w:rPr>
      </w:pPr>
      <w:r w:rsidRPr="00316DD4">
        <w:rPr>
          <w:lang w:val="en-GB"/>
        </w:rPr>
        <w:t>Introduction</w:t>
      </w:r>
    </w:p>
    <w:p w14:paraId="4D39A362" w14:textId="326B96C7" w:rsidR="006C226A" w:rsidRPr="00316DD4" w:rsidRDefault="006C226A" w:rsidP="006C226A">
      <w:pPr>
        <w:rPr>
          <w:rFonts w:cs="Times"/>
          <w:lang w:val="en-GB"/>
        </w:rPr>
      </w:pPr>
      <w:r w:rsidRPr="00316DD4">
        <w:rPr>
          <w:rFonts w:cs="Times"/>
          <w:lang w:val="en-GB"/>
        </w:rPr>
        <w:t xml:space="preserve">A </w:t>
      </w:r>
      <w:del w:id="8" w:author="Peter Gröschke" w:date="2022-09-12T10:01:00Z">
        <w:r w:rsidRPr="00316DD4" w:rsidDel="008E667F">
          <w:rPr>
            <w:rFonts w:cs="Times"/>
            <w:lang w:val="en-GB"/>
          </w:rPr>
          <w:delText xml:space="preserve">simple </w:delText>
        </w:r>
      </w:del>
      <w:r w:rsidRPr="00316DD4">
        <w:rPr>
          <w:rFonts w:cs="Times"/>
          <w:lang w:val="en-GB"/>
        </w:rPr>
        <w:t>topology with four Open vSwitches and routers was created in the GNS3 application. For testing purpose</w:t>
      </w:r>
      <w:ins w:id="9" w:author="Peter Gröschke" w:date="2022-09-12T10:02:00Z">
        <w:r w:rsidR="008E667F">
          <w:rPr>
            <w:rFonts w:cs="Times"/>
            <w:lang w:val="en-GB"/>
          </w:rPr>
          <w:t>s,</w:t>
        </w:r>
      </w:ins>
      <w:r w:rsidRPr="00316DD4">
        <w:rPr>
          <w:rFonts w:cs="Times"/>
          <w:lang w:val="en-GB"/>
        </w:rPr>
        <w:t xml:space="preserve"> </w:t>
      </w:r>
      <w:del w:id="10" w:author="Peter Gröschke" w:date="2022-09-12T10:02:00Z">
        <w:r w:rsidRPr="00316DD4" w:rsidDel="008E667F">
          <w:rPr>
            <w:rFonts w:cs="Times"/>
            <w:lang w:val="en-GB"/>
          </w:rPr>
          <w:delText xml:space="preserve">of </w:delText>
        </w:r>
      </w:del>
      <w:r w:rsidRPr="00316DD4">
        <w:rPr>
          <w:rFonts w:cs="Times"/>
          <w:lang w:val="en-GB"/>
        </w:rPr>
        <w:t>the routers are deployed at the far ends of the topology</w:t>
      </w:r>
      <w:ins w:id="11" w:author="Peter Gröschke" w:date="2022-09-12T10:02:00Z">
        <w:r w:rsidR="008E667F">
          <w:rPr>
            <w:rFonts w:cs="Times"/>
            <w:lang w:val="en-GB"/>
          </w:rPr>
          <w:t xml:space="preserve"> (insert reference to pic)</w:t>
        </w:r>
      </w:ins>
      <w:r w:rsidRPr="00316DD4">
        <w:rPr>
          <w:rFonts w:cs="Times"/>
          <w:lang w:val="en-GB"/>
        </w:rPr>
        <w:t>.</w:t>
      </w:r>
    </w:p>
    <w:p w14:paraId="373DD293" w14:textId="7BF4C977" w:rsidR="006C226A" w:rsidRPr="00316DD4" w:rsidRDefault="006C226A" w:rsidP="006C226A">
      <w:pPr>
        <w:rPr>
          <w:rFonts w:cs="Times"/>
          <w:lang w:val="en-GB"/>
        </w:rPr>
      </w:pPr>
      <w:r w:rsidRPr="00316DD4">
        <w:rPr>
          <w:rFonts w:cs="Times"/>
          <w:lang w:val="en-GB"/>
        </w:rPr>
        <w:t xml:space="preserve">To connect any network device running in the GNS3 software with the device outside the GNS3 software, i.e. in local machine or </w:t>
      </w:r>
      <w:ins w:id="12" w:author="Peter Gröschke" w:date="2022-09-12T11:17:00Z">
        <w:r w:rsidR="00E254D4">
          <w:rPr>
            <w:rFonts w:cs="Times"/>
            <w:lang w:val="en-GB"/>
          </w:rPr>
          <w:t>o</w:t>
        </w:r>
      </w:ins>
      <w:del w:id="13" w:author="Peter Gröschke" w:date="2022-09-12T11:17:00Z">
        <w:r w:rsidRPr="00316DD4" w:rsidDel="00E254D4">
          <w:rPr>
            <w:rFonts w:cs="Times"/>
            <w:lang w:val="en-GB"/>
          </w:rPr>
          <w:delText>i</w:delText>
        </w:r>
      </w:del>
      <w:r w:rsidRPr="00316DD4">
        <w:rPr>
          <w:rFonts w:cs="Times"/>
          <w:lang w:val="en-GB"/>
        </w:rPr>
        <w:t>n</w:t>
      </w:r>
      <w:ins w:id="14" w:author="Peter Gröschke" w:date="2022-09-12T11:17:00Z">
        <w:r w:rsidR="00E254D4">
          <w:rPr>
            <w:rFonts w:cs="Times"/>
            <w:lang w:val="en-GB"/>
          </w:rPr>
          <w:t xml:space="preserve"> the</w:t>
        </w:r>
      </w:ins>
      <w:r w:rsidRPr="00316DD4">
        <w:rPr>
          <w:rFonts w:cs="Times"/>
          <w:lang w:val="en-GB"/>
        </w:rPr>
        <w:t xml:space="preserve"> Internet, a NAT interface is used. In this scenario, a SDN controller is installed on a virtual machine outside the GNS3 application and hence a NAT interface is used to connect the Open vSwitches with the SDN controller. A L2 </w:t>
      </w:r>
      <w:ins w:id="15" w:author="Peter Gröschke" w:date="2022-09-12T11:18:00Z">
        <w:r w:rsidR="00E254D4">
          <w:rPr>
            <w:rFonts w:cs="Times"/>
            <w:lang w:val="en-GB"/>
          </w:rPr>
          <w:t>s</w:t>
        </w:r>
      </w:ins>
      <w:del w:id="16" w:author="Peter Gröschke" w:date="2022-09-12T11:18:00Z">
        <w:r w:rsidRPr="00316DD4" w:rsidDel="00E254D4">
          <w:rPr>
            <w:rFonts w:cs="Times"/>
            <w:lang w:val="en-GB"/>
          </w:rPr>
          <w:delText>S</w:delText>
        </w:r>
      </w:del>
      <w:r w:rsidRPr="00316DD4">
        <w:rPr>
          <w:rFonts w:cs="Times"/>
          <w:lang w:val="en-GB"/>
        </w:rPr>
        <w:t xml:space="preserve">witch or </w:t>
      </w:r>
      <w:ins w:id="17" w:author="Peter Gröschke" w:date="2022-09-12T11:18:00Z">
        <w:r w:rsidR="00E254D4">
          <w:rPr>
            <w:rFonts w:cs="Times"/>
            <w:lang w:val="en-GB"/>
          </w:rPr>
          <w:t>h</w:t>
        </w:r>
      </w:ins>
      <w:del w:id="18" w:author="Peter Gröschke" w:date="2022-09-12T11:18:00Z">
        <w:r w:rsidRPr="00316DD4" w:rsidDel="00E254D4">
          <w:rPr>
            <w:rFonts w:cs="Times"/>
            <w:lang w:val="en-GB"/>
          </w:rPr>
          <w:delText>H</w:delText>
        </w:r>
      </w:del>
      <w:r w:rsidRPr="00316DD4">
        <w:rPr>
          <w:rFonts w:cs="Times"/>
          <w:lang w:val="en-GB"/>
        </w:rPr>
        <w:t xml:space="preserve">ub can be used so that all devices can be directly connected to the NAT interface with just single interface. </w:t>
      </w:r>
      <w:ins w:id="19" w:author="Peter Gröschke" w:date="2022-09-12T11:18:00Z">
        <w:r w:rsidR="00E254D4">
          <w:rPr>
            <w:rFonts w:cs="Times"/>
            <w:lang w:val="en-GB"/>
          </w:rPr>
          <w:t xml:space="preserve">The </w:t>
        </w:r>
      </w:ins>
      <w:r w:rsidRPr="00316DD4">
        <w:rPr>
          <w:rFonts w:cs="Times"/>
          <w:lang w:val="en-GB"/>
        </w:rPr>
        <w:t xml:space="preserve">SDN controller used </w:t>
      </w:r>
      <w:del w:id="20" w:author="Peter Gröschke" w:date="2022-09-12T11:18:00Z">
        <w:r w:rsidRPr="00316DD4" w:rsidDel="00E254D4">
          <w:rPr>
            <w:rFonts w:cs="Times"/>
            <w:lang w:val="en-GB"/>
          </w:rPr>
          <w:delText xml:space="preserve">here </w:delText>
        </w:r>
      </w:del>
      <w:ins w:id="21" w:author="Peter Gröschke" w:date="2022-09-12T11:18:00Z">
        <w:r w:rsidR="00E254D4">
          <w:rPr>
            <w:rFonts w:cs="Times"/>
            <w:lang w:val="en-GB"/>
          </w:rPr>
          <w:t>in this setup</w:t>
        </w:r>
        <w:r w:rsidR="00E254D4" w:rsidRPr="00316DD4">
          <w:rPr>
            <w:rFonts w:cs="Times"/>
            <w:lang w:val="en-GB"/>
          </w:rPr>
          <w:t xml:space="preserve"> </w:t>
        </w:r>
      </w:ins>
      <w:r w:rsidRPr="00316DD4">
        <w:rPr>
          <w:rFonts w:cs="Times"/>
          <w:lang w:val="en-GB"/>
        </w:rPr>
        <w:t>is ONOS controller</w:t>
      </w:r>
      <w:ins w:id="22" w:author="Peter Gröschke" w:date="2022-09-12T11:18:00Z">
        <w:r w:rsidR="00E254D4">
          <w:rPr>
            <w:rFonts w:cs="Times"/>
            <w:lang w:val="en-GB"/>
          </w:rPr>
          <w:t xml:space="preserve"> (version? Any specific feature? Or reference to t</w:t>
        </w:r>
      </w:ins>
      <w:ins w:id="23" w:author="Peter Gröschke" w:date="2022-09-12T11:19:00Z">
        <w:r w:rsidR="00E254D4">
          <w:rPr>
            <w:rFonts w:cs="Times"/>
            <w:lang w:val="en-GB"/>
          </w:rPr>
          <w:t>he chapter in which you describe the ONOS</w:t>
        </w:r>
      </w:ins>
      <w:ins w:id="24" w:author="Peter Gröschke" w:date="2022-09-12T11:18:00Z">
        <w:r w:rsidR="00E254D4">
          <w:rPr>
            <w:rFonts w:cs="Times"/>
            <w:lang w:val="en-GB"/>
          </w:rPr>
          <w:t>)</w:t>
        </w:r>
      </w:ins>
      <w:r w:rsidRPr="00316DD4">
        <w:rPr>
          <w:rFonts w:cs="Times"/>
          <w:lang w:val="en-GB"/>
        </w:rPr>
        <w:t>.</w:t>
      </w:r>
    </w:p>
    <w:p w14:paraId="59C4216D" w14:textId="127AB69E" w:rsidR="006C226A" w:rsidRPr="00316DD4" w:rsidRDefault="006C226A" w:rsidP="006C226A">
      <w:pPr>
        <w:rPr>
          <w:rFonts w:cs="Times"/>
          <w:lang w:val="en-GB"/>
        </w:rPr>
      </w:pPr>
      <w:r w:rsidRPr="00316DD4">
        <w:rPr>
          <w:rFonts w:cs="Times"/>
          <w:lang w:val="en-GB"/>
        </w:rPr>
        <w:t>Before connecting the Open vSwitches to the SDN controller, OpenFlow protocol version (here OpenFlow version 1.4) needs to be specified</w:t>
      </w:r>
      <w:ins w:id="25" w:author="Peter Gröschke" w:date="2022-09-12T11:19:00Z">
        <w:r w:rsidR="00E254D4">
          <w:rPr>
            <w:rFonts w:cs="Times"/>
            <w:lang w:val="en-GB"/>
          </w:rPr>
          <w:t xml:space="preserve"> (is that the only thing needed?)</w:t>
        </w:r>
      </w:ins>
      <w:r w:rsidRPr="00316DD4">
        <w:rPr>
          <w:rFonts w:cs="Times"/>
          <w:lang w:val="en-GB"/>
        </w:rPr>
        <w:t>.</w:t>
      </w:r>
    </w:p>
    <w:p w14:paraId="54432C23" w14:textId="77777777" w:rsidR="006C226A" w:rsidRPr="00316DD4" w:rsidRDefault="006C226A" w:rsidP="006C226A">
      <w:pPr>
        <w:rPr>
          <w:rFonts w:cs="Times"/>
          <w:lang w:val="en-GB"/>
        </w:rPr>
      </w:pPr>
      <w:r w:rsidRPr="00316DD4">
        <w:rPr>
          <w:rFonts w:cs="Times"/>
          <w:lang w:val="en-GB"/>
        </w:rPr>
        <w:t>Bridge br0 is the management interface on the Open vSwitch which accepts the configuration commands from the SDN controller. To connect this interface to the SDN controller, external IP address of the SDN controller (here, 192.168.0.114) and port number of OpenFlow protocol needs to be specified (here, 6653).</w:t>
      </w:r>
    </w:p>
    <w:p w14:paraId="5BAF2BC5" w14:textId="139400BD" w:rsidR="00D8670F" w:rsidRDefault="00D8670F" w:rsidP="00727D14">
      <w:pPr>
        <w:jc w:val="center"/>
        <w:rPr>
          <w:szCs w:val="20"/>
          <w:lang w:val="en-GB" w:eastAsia="de-DE"/>
        </w:rPr>
      </w:pPr>
      <w:r w:rsidRPr="00316DD4">
        <w:rPr>
          <w:noProof/>
          <w:szCs w:val="20"/>
          <w:lang w:val="en-GB" w:eastAsia="de-DE"/>
        </w:rPr>
        <w:drawing>
          <wp:inline distT="0" distB="0" distL="0" distR="0" wp14:anchorId="0DEA7B64" wp14:editId="667E6EA4">
            <wp:extent cx="5900230" cy="3424136"/>
            <wp:effectExtent l="0" t="0" r="5715" b="508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rotWithShape="1">
                    <a:blip r:embed="rId9"/>
                    <a:srcRect l="12583" t="11992" r="28612" b="23803"/>
                    <a:stretch/>
                  </pic:blipFill>
                  <pic:spPr bwMode="auto">
                    <a:xfrm>
                      <a:off x="0" y="0"/>
                      <a:ext cx="5920394" cy="3435838"/>
                    </a:xfrm>
                    <a:prstGeom prst="rect">
                      <a:avLst/>
                    </a:prstGeom>
                    <a:ln>
                      <a:noFill/>
                    </a:ln>
                    <a:extLst>
                      <a:ext uri="{53640926-AAD7-44D8-BBD7-CCE9431645EC}">
                        <a14:shadowObscured xmlns:a14="http://schemas.microsoft.com/office/drawing/2010/main"/>
                      </a:ext>
                    </a:extLst>
                  </pic:spPr>
                </pic:pic>
              </a:graphicData>
            </a:graphic>
          </wp:inline>
        </w:drawing>
      </w:r>
    </w:p>
    <w:p w14:paraId="2FED01F1" w14:textId="1E90F35C" w:rsidR="00233BDF" w:rsidRPr="00316DD4" w:rsidRDefault="00E254D4" w:rsidP="00727D14">
      <w:pPr>
        <w:jc w:val="center"/>
        <w:rPr>
          <w:szCs w:val="20"/>
          <w:lang w:val="en-GB" w:eastAsia="de-DE"/>
        </w:rPr>
      </w:pPr>
      <w:ins w:id="26" w:author="Peter Gröschke" w:date="2022-09-12T11:20:00Z">
        <w:r>
          <w:rPr>
            <w:rFonts w:cs="Times"/>
            <w:i/>
            <w:iCs/>
            <w:sz w:val="16"/>
            <w:szCs w:val="18"/>
          </w:rPr>
          <w:t xml:space="preserve">(picture number for reference) </w:t>
        </w:r>
      </w:ins>
      <w:r w:rsidR="00233BDF" w:rsidRPr="00771111">
        <w:rPr>
          <w:rFonts w:cs="Times"/>
          <w:i/>
          <w:iCs/>
          <w:sz w:val="16"/>
          <w:szCs w:val="18"/>
        </w:rPr>
        <w:t>Topology created in the GNS3 with different Network devices</w:t>
      </w:r>
    </w:p>
    <w:p w14:paraId="3A121793" w14:textId="61D6DA1A" w:rsidR="00D8670F" w:rsidRPr="00316DD4" w:rsidRDefault="00D8670F" w:rsidP="00727D14">
      <w:pPr>
        <w:jc w:val="center"/>
        <w:rPr>
          <w:szCs w:val="20"/>
          <w:lang w:val="en-GB" w:eastAsia="de-DE"/>
        </w:rPr>
      </w:pPr>
      <w:r w:rsidRPr="00316DD4">
        <w:rPr>
          <w:noProof/>
          <w:szCs w:val="20"/>
          <w:lang w:val="en-GB" w:eastAsia="de-DE"/>
        </w:rPr>
        <w:lastRenderedPageBreak/>
        <w:drawing>
          <wp:inline distT="0" distB="0" distL="0" distR="0" wp14:anchorId="5A25CA80" wp14:editId="18389B16">
            <wp:extent cx="5797732" cy="3249038"/>
            <wp:effectExtent l="0" t="0" r="0"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rotWithShape="1">
                    <a:blip r:embed="rId10"/>
                    <a:srcRect l="1000" t="19703" r="851" b="13597"/>
                    <a:stretch/>
                  </pic:blipFill>
                  <pic:spPr bwMode="auto">
                    <a:xfrm>
                      <a:off x="0" y="0"/>
                      <a:ext cx="5804255" cy="3252693"/>
                    </a:xfrm>
                    <a:prstGeom prst="rect">
                      <a:avLst/>
                    </a:prstGeom>
                    <a:ln>
                      <a:noFill/>
                    </a:ln>
                    <a:extLst>
                      <a:ext uri="{53640926-AAD7-44D8-BBD7-CCE9431645EC}">
                        <a14:shadowObscured xmlns:a14="http://schemas.microsoft.com/office/drawing/2010/main"/>
                      </a:ext>
                    </a:extLst>
                  </pic:spPr>
                </pic:pic>
              </a:graphicData>
            </a:graphic>
          </wp:inline>
        </w:drawing>
      </w:r>
    </w:p>
    <w:p w14:paraId="173C58CE" w14:textId="1E165153" w:rsidR="00594FBB" w:rsidRPr="00594FBB" w:rsidRDefault="00E254D4" w:rsidP="00594FBB">
      <w:pPr>
        <w:jc w:val="center"/>
        <w:rPr>
          <w:rFonts w:cs="Times"/>
          <w:i/>
          <w:iCs/>
          <w:sz w:val="16"/>
          <w:szCs w:val="18"/>
          <w:lang w:val="en-GB"/>
        </w:rPr>
      </w:pPr>
      <w:ins w:id="27" w:author="Peter Gröschke" w:date="2022-09-12T11:20:00Z">
        <w:r>
          <w:rPr>
            <w:rFonts w:cs="Times"/>
            <w:i/>
            <w:iCs/>
            <w:sz w:val="16"/>
            <w:szCs w:val="18"/>
            <w:lang w:val="en-GB"/>
          </w:rPr>
          <w:t xml:space="preserve">(Reference number) </w:t>
        </w:r>
      </w:ins>
      <w:r w:rsidR="00233BDF" w:rsidRPr="00316DD4">
        <w:rPr>
          <w:rFonts w:cs="Times"/>
          <w:i/>
          <w:iCs/>
          <w:sz w:val="16"/>
          <w:szCs w:val="18"/>
          <w:lang w:val="en-GB"/>
        </w:rPr>
        <w:t>Topology view on the ONOS controller GUI</w:t>
      </w:r>
    </w:p>
    <w:p w14:paraId="4A0D05C6" w14:textId="15838250" w:rsidR="00B11C47" w:rsidRPr="00316DD4" w:rsidRDefault="00B11C47" w:rsidP="005F110A">
      <w:pPr>
        <w:rPr>
          <w:rFonts w:cs="Times"/>
          <w:color w:val="000000" w:themeColor="text1"/>
          <w:szCs w:val="20"/>
          <w:lang w:val="en-GB"/>
        </w:rPr>
      </w:pPr>
      <w:r w:rsidRPr="00316DD4">
        <w:rPr>
          <w:rFonts w:cs="Times"/>
          <w:color w:val="000000" w:themeColor="text1"/>
          <w:szCs w:val="20"/>
          <w:lang w:val="en-GB"/>
        </w:rPr>
        <w:t xml:space="preserve">In this sub-chapter further explanation </w:t>
      </w:r>
      <w:ins w:id="28" w:author="Peter Gröschke" w:date="2022-09-12T11:21:00Z">
        <w:r w:rsidR="00E254D4">
          <w:rPr>
            <w:rFonts w:cs="Times"/>
            <w:color w:val="000000" w:themeColor="text1"/>
            <w:szCs w:val="20"/>
            <w:lang w:val="en-GB"/>
          </w:rPr>
          <w:t xml:space="preserve">can be found </w:t>
        </w:r>
      </w:ins>
      <w:r w:rsidRPr="00316DD4">
        <w:rPr>
          <w:rFonts w:cs="Times"/>
          <w:color w:val="000000" w:themeColor="text1"/>
          <w:szCs w:val="20"/>
          <w:lang w:val="en-GB"/>
        </w:rPr>
        <w:t xml:space="preserve">about </w:t>
      </w:r>
      <w:del w:id="29" w:author="Peter Gröschke" w:date="2022-09-12T11:21:00Z">
        <w:r w:rsidRPr="00316DD4" w:rsidDel="00E254D4">
          <w:rPr>
            <w:rFonts w:cs="Times"/>
            <w:color w:val="000000" w:themeColor="text1"/>
            <w:szCs w:val="20"/>
            <w:lang w:val="en-GB"/>
          </w:rPr>
          <w:delText>Devices</w:delText>
        </w:r>
      </w:del>
      <w:ins w:id="30" w:author="Peter Gröschke" w:date="2022-09-12T11:21:00Z">
        <w:r w:rsidR="00E254D4">
          <w:rPr>
            <w:rFonts w:cs="Times"/>
            <w:color w:val="000000" w:themeColor="text1"/>
            <w:szCs w:val="20"/>
            <w:lang w:val="en-GB"/>
          </w:rPr>
          <w:t>d</w:t>
        </w:r>
        <w:r w:rsidR="00E254D4" w:rsidRPr="00316DD4">
          <w:rPr>
            <w:rFonts w:cs="Times"/>
            <w:color w:val="000000" w:themeColor="text1"/>
            <w:szCs w:val="20"/>
            <w:lang w:val="en-GB"/>
          </w:rPr>
          <w:t>evices</w:t>
        </w:r>
      </w:ins>
      <w:r w:rsidRPr="00316DD4">
        <w:rPr>
          <w:rFonts w:cs="Times"/>
          <w:color w:val="000000" w:themeColor="text1"/>
          <w:szCs w:val="20"/>
          <w:lang w:val="en-GB"/>
        </w:rPr>
        <w:t xml:space="preserve">, </w:t>
      </w:r>
      <w:del w:id="31" w:author="Peter Gröschke" w:date="2022-09-12T11:21:00Z">
        <w:r w:rsidRPr="00316DD4" w:rsidDel="00E254D4">
          <w:rPr>
            <w:rFonts w:cs="Times"/>
            <w:color w:val="000000" w:themeColor="text1"/>
            <w:szCs w:val="20"/>
            <w:lang w:val="en-GB"/>
          </w:rPr>
          <w:delText>Hosts</w:delText>
        </w:r>
      </w:del>
      <w:ins w:id="32" w:author="Peter Gröschke" w:date="2022-09-12T11:21:00Z">
        <w:r w:rsidR="00E254D4">
          <w:rPr>
            <w:rFonts w:cs="Times"/>
            <w:color w:val="000000" w:themeColor="text1"/>
            <w:szCs w:val="20"/>
            <w:lang w:val="en-GB"/>
          </w:rPr>
          <w:t>h</w:t>
        </w:r>
        <w:r w:rsidR="00E254D4" w:rsidRPr="00316DD4">
          <w:rPr>
            <w:rFonts w:cs="Times"/>
            <w:color w:val="000000" w:themeColor="text1"/>
            <w:szCs w:val="20"/>
            <w:lang w:val="en-GB"/>
          </w:rPr>
          <w:t>osts</w:t>
        </w:r>
      </w:ins>
      <w:r w:rsidRPr="00316DD4">
        <w:rPr>
          <w:rFonts w:cs="Times"/>
          <w:color w:val="000000" w:themeColor="text1"/>
          <w:szCs w:val="20"/>
          <w:lang w:val="en-GB"/>
        </w:rPr>
        <w:t xml:space="preserve">, </w:t>
      </w:r>
      <w:del w:id="33" w:author="Peter Gröschke" w:date="2022-09-12T11:21:00Z">
        <w:r w:rsidRPr="00316DD4" w:rsidDel="00E254D4">
          <w:rPr>
            <w:rFonts w:cs="Times"/>
            <w:color w:val="000000" w:themeColor="text1"/>
            <w:szCs w:val="20"/>
            <w:lang w:val="en-GB"/>
          </w:rPr>
          <w:delText xml:space="preserve">Ports </w:delText>
        </w:r>
      </w:del>
      <w:ins w:id="34" w:author="Peter Gröschke" w:date="2022-09-12T11:21:00Z">
        <w:r w:rsidR="00E254D4">
          <w:rPr>
            <w:rFonts w:cs="Times"/>
            <w:color w:val="000000" w:themeColor="text1"/>
            <w:szCs w:val="20"/>
            <w:lang w:val="en-GB"/>
          </w:rPr>
          <w:t>p</w:t>
        </w:r>
        <w:r w:rsidR="00E254D4" w:rsidRPr="00316DD4">
          <w:rPr>
            <w:rFonts w:cs="Times"/>
            <w:color w:val="000000" w:themeColor="text1"/>
            <w:szCs w:val="20"/>
            <w:lang w:val="en-GB"/>
          </w:rPr>
          <w:t xml:space="preserve">orts </w:t>
        </w:r>
      </w:ins>
      <w:r w:rsidRPr="00316DD4">
        <w:rPr>
          <w:rFonts w:cs="Times"/>
          <w:color w:val="000000" w:themeColor="text1"/>
          <w:szCs w:val="20"/>
          <w:lang w:val="en-GB"/>
        </w:rPr>
        <w:t>of devices</w:t>
      </w:r>
      <w:ins w:id="35" w:author="Peter Gröschke" w:date="2022-09-12T11:21:00Z">
        <w:r w:rsidR="00E254D4">
          <w:rPr>
            <w:rFonts w:cs="Times"/>
            <w:color w:val="000000" w:themeColor="text1"/>
            <w:szCs w:val="20"/>
            <w:lang w:val="en-GB"/>
          </w:rPr>
          <w:t xml:space="preserve"> used</w:t>
        </w:r>
      </w:ins>
      <w:r w:rsidRPr="00316DD4">
        <w:rPr>
          <w:rFonts w:cs="Times"/>
          <w:color w:val="000000" w:themeColor="text1"/>
          <w:szCs w:val="20"/>
          <w:lang w:val="en-GB"/>
        </w:rPr>
        <w:t xml:space="preserve">, </w:t>
      </w:r>
      <w:del w:id="36" w:author="Peter Gröschke" w:date="2022-09-12T11:21:00Z">
        <w:r w:rsidRPr="00316DD4" w:rsidDel="00E254D4">
          <w:rPr>
            <w:rFonts w:cs="Times"/>
            <w:color w:val="000000" w:themeColor="text1"/>
            <w:szCs w:val="20"/>
            <w:lang w:val="en-GB"/>
          </w:rPr>
          <w:delText>Links</w:delText>
        </w:r>
      </w:del>
      <w:ins w:id="37" w:author="Peter Gröschke" w:date="2022-09-12T11:21:00Z">
        <w:r w:rsidR="00E254D4">
          <w:rPr>
            <w:rFonts w:cs="Times"/>
            <w:color w:val="000000" w:themeColor="text1"/>
            <w:szCs w:val="20"/>
            <w:lang w:val="en-GB"/>
          </w:rPr>
          <w:t>l</w:t>
        </w:r>
        <w:r w:rsidR="00E254D4" w:rsidRPr="00316DD4">
          <w:rPr>
            <w:rFonts w:cs="Times"/>
            <w:color w:val="000000" w:themeColor="text1"/>
            <w:szCs w:val="20"/>
            <w:lang w:val="en-GB"/>
          </w:rPr>
          <w:t>inks</w:t>
        </w:r>
      </w:ins>
      <w:r w:rsidRPr="00316DD4">
        <w:rPr>
          <w:rFonts w:cs="Times"/>
          <w:color w:val="000000" w:themeColor="text1"/>
          <w:szCs w:val="20"/>
          <w:lang w:val="en-GB"/>
        </w:rPr>
        <w:t xml:space="preserve">, </w:t>
      </w:r>
      <w:del w:id="38" w:author="Peter Gröschke" w:date="2022-09-12T11:21:00Z">
        <w:r w:rsidRPr="00316DD4" w:rsidDel="00E254D4">
          <w:rPr>
            <w:rFonts w:cs="Times"/>
            <w:color w:val="000000" w:themeColor="text1"/>
            <w:szCs w:val="20"/>
            <w:lang w:val="en-GB"/>
          </w:rPr>
          <w:delText xml:space="preserve">Packet </w:delText>
        </w:r>
      </w:del>
      <w:ins w:id="39" w:author="Peter Gröschke" w:date="2022-09-12T11:21:00Z">
        <w:r w:rsidR="00E254D4">
          <w:rPr>
            <w:rFonts w:cs="Times"/>
            <w:color w:val="000000" w:themeColor="text1"/>
            <w:szCs w:val="20"/>
            <w:lang w:val="en-GB"/>
          </w:rPr>
          <w:t>p</w:t>
        </w:r>
        <w:r w:rsidR="00E254D4" w:rsidRPr="00316DD4">
          <w:rPr>
            <w:rFonts w:cs="Times"/>
            <w:color w:val="000000" w:themeColor="text1"/>
            <w:szCs w:val="20"/>
            <w:lang w:val="en-GB"/>
          </w:rPr>
          <w:t xml:space="preserve">acket </w:t>
        </w:r>
      </w:ins>
      <w:r w:rsidRPr="00316DD4">
        <w:rPr>
          <w:rFonts w:cs="Times"/>
          <w:color w:val="000000" w:themeColor="text1"/>
          <w:szCs w:val="20"/>
          <w:lang w:val="en-GB"/>
        </w:rPr>
        <w:t xml:space="preserve">processors and </w:t>
      </w:r>
      <w:del w:id="40" w:author="Peter Gröschke" w:date="2022-09-12T11:21:00Z">
        <w:r w:rsidRPr="00316DD4" w:rsidDel="00E254D4">
          <w:rPr>
            <w:rFonts w:cs="Times"/>
            <w:color w:val="000000" w:themeColor="text1"/>
            <w:szCs w:val="20"/>
            <w:lang w:val="en-GB"/>
          </w:rPr>
          <w:delText xml:space="preserve">Applications </w:delText>
        </w:r>
      </w:del>
      <w:ins w:id="41" w:author="Peter Gröschke" w:date="2022-09-12T11:21:00Z">
        <w:r w:rsidR="00E254D4">
          <w:rPr>
            <w:rFonts w:cs="Times"/>
            <w:color w:val="000000" w:themeColor="text1"/>
            <w:szCs w:val="20"/>
            <w:lang w:val="en-GB"/>
          </w:rPr>
          <w:t>a</w:t>
        </w:r>
        <w:r w:rsidR="00E254D4" w:rsidRPr="00316DD4">
          <w:rPr>
            <w:rFonts w:cs="Times"/>
            <w:color w:val="000000" w:themeColor="text1"/>
            <w:szCs w:val="20"/>
            <w:lang w:val="en-GB"/>
          </w:rPr>
          <w:t xml:space="preserve">pplications </w:t>
        </w:r>
      </w:ins>
      <w:r w:rsidRPr="00316DD4">
        <w:rPr>
          <w:rFonts w:cs="Times"/>
          <w:color w:val="000000" w:themeColor="text1"/>
          <w:szCs w:val="20"/>
          <w:lang w:val="en-GB"/>
        </w:rPr>
        <w:t>required by ONOS to process the packet</w:t>
      </w:r>
      <w:ins w:id="42" w:author="Peter Gröschke" w:date="2022-09-12T11:21:00Z">
        <w:r w:rsidR="00E254D4">
          <w:rPr>
            <w:rFonts w:cs="Times"/>
            <w:color w:val="000000" w:themeColor="text1"/>
            <w:szCs w:val="20"/>
            <w:lang w:val="en-GB"/>
          </w:rPr>
          <w:t xml:space="preserve"> (??)</w:t>
        </w:r>
      </w:ins>
      <w:del w:id="43" w:author="Peter Gröschke" w:date="2022-09-12T11:21:00Z">
        <w:r w:rsidRPr="00316DD4" w:rsidDel="00E254D4">
          <w:rPr>
            <w:rFonts w:cs="Times"/>
            <w:color w:val="000000" w:themeColor="text1"/>
            <w:szCs w:val="20"/>
            <w:lang w:val="en-GB"/>
          </w:rPr>
          <w:delText xml:space="preserve"> will be discussed</w:delText>
        </w:r>
      </w:del>
      <w:ins w:id="44" w:author="Peter Gröschke" w:date="2022-09-12T11:22:00Z">
        <w:r w:rsidR="00E254D4">
          <w:rPr>
            <w:rFonts w:cs="Times"/>
            <w:color w:val="000000" w:themeColor="text1"/>
            <w:szCs w:val="20"/>
            <w:lang w:val="en-GB"/>
          </w:rPr>
          <w:t xml:space="preserve"> (you either give an explanation or the explanation can be found. You don’t want to discuss your explanation, I guess)</w:t>
        </w:r>
      </w:ins>
      <w:r w:rsidRPr="00316DD4">
        <w:rPr>
          <w:rFonts w:cs="Times"/>
          <w:color w:val="000000" w:themeColor="text1"/>
          <w:szCs w:val="20"/>
          <w:lang w:val="en-GB"/>
        </w:rPr>
        <w:t>.</w:t>
      </w:r>
    </w:p>
    <w:p w14:paraId="1734EBE7" w14:textId="7D1AB596" w:rsidR="00D8670F" w:rsidRPr="00316DD4" w:rsidRDefault="00D8670F" w:rsidP="00E435DF">
      <w:pPr>
        <w:rPr>
          <w:szCs w:val="20"/>
          <w:lang w:val="en-GB" w:eastAsia="de-DE"/>
        </w:rPr>
      </w:pPr>
    </w:p>
    <w:p w14:paraId="3334B776" w14:textId="77777777" w:rsidR="00CB051B" w:rsidRPr="00316DD4" w:rsidRDefault="00CB051B" w:rsidP="00CB051B">
      <w:pPr>
        <w:pStyle w:val="berschrift3"/>
        <w:rPr>
          <w:lang w:val="en-GB"/>
        </w:rPr>
      </w:pPr>
      <w:r w:rsidRPr="00316DD4">
        <w:rPr>
          <w:lang w:val="en-GB"/>
        </w:rPr>
        <w:t>Flows</w:t>
      </w:r>
    </w:p>
    <w:p w14:paraId="7DC68523" w14:textId="474E5090" w:rsidR="00691C36" w:rsidRPr="00316DD4" w:rsidRDefault="00B11C47" w:rsidP="00CB051B">
      <w:pPr>
        <w:rPr>
          <w:rFonts w:cs="Times"/>
          <w:color w:val="000000" w:themeColor="text1"/>
          <w:szCs w:val="20"/>
          <w:lang w:val="en-GB"/>
        </w:rPr>
      </w:pPr>
      <w:r w:rsidRPr="00316DD4">
        <w:rPr>
          <w:rFonts w:cs="Times"/>
          <w:color w:val="000000" w:themeColor="text1"/>
          <w:szCs w:val="20"/>
          <w:lang w:val="en-GB"/>
        </w:rPr>
        <w:t>In this sub-chapter</w:t>
      </w:r>
      <w:r w:rsidR="00691C36" w:rsidRPr="00316DD4">
        <w:rPr>
          <w:rFonts w:cs="Times"/>
          <w:color w:val="000000" w:themeColor="text1"/>
          <w:szCs w:val="20"/>
          <w:lang w:val="en-GB"/>
        </w:rPr>
        <w:t xml:space="preserve"> following points will be discussed,</w:t>
      </w:r>
    </w:p>
    <w:p w14:paraId="3671BE53" w14:textId="19E9D9FA" w:rsidR="00B11C47" w:rsidRPr="00316DD4" w:rsidRDefault="00691C36" w:rsidP="006B27DC">
      <w:pPr>
        <w:pStyle w:val="Listenabsatz"/>
        <w:numPr>
          <w:ilvl w:val="0"/>
          <w:numId w:val="23"/>
        </w:numPr>
        <w:rPr>
          <w:rFonts w:cs="Times"/>
          <w:color w:val="000000" w:themeColor="text1"/>
          <w:lang w:val="en-GB"/>
        </w:rPr>
      </w:pPr>
      <w:r w:rsidRPr="00316DD4">
        <w:rPr>
          <w:rFonts w:cs="Times"/>
          <w:color w:val="000000" w:themeColor="text1"/>
          <w:lang w:val="en-GB"/>
        </w:rPr>
        <w:t>C</w:t>
      </w:r>
      <w:r w:rsidR="00AA7978" w:rsidRPr="00316DD4">
        <w:rPr>
          <w:rFonts w:cs="Times"/>
          <w:color w:val="000000" w:themeColor="text1"/>
          <w:lang w:val="en-GB"/>
        </w:rPr>
        <w:t xml:space="preserve">reating </w:t>
      </w:r>
      <w:del w:id="45" w:author="Peter Gröschke" w:date="2022-09-12T11:22:00Z">
        <w:r w:rsidR="00AA7978" w:rsidRPr="00316DD4" w:rsidDel="00E254D4">
          <w:rPr>
            <w:rFonts w:cs="Times"/>
            <w:color w:val="000000" w:themeColor="text1"/>
            <w:lang w:val="en-GB"/>
          </w:rPr>
          <w:delText>F</w:delText>
        </w:r>
      </w:del>
      <w:ins w:id="46" w:author="Peter Gröschke" w:date="2022-09-12T11:22:00Z">
        <w:r w:rsidR="00E254D4">
          <w:rPr>
            <w:rFonts w:cs="Times"/>
            <w:color w:val="000000" w:themeColor="text1"/>
            <w:lang w:val="en-GB"/>
          </w:rPr>
          <w:t>f</w:t>
        </w:r>
      </w:ins>
      <w:r w:rsidR="00AA7978" w:rsidRPr="00316DD4">
        <w:rPr>
          <w:rFonts w:cs="Times"/>
          <w:color w:val="000000" w:themeColor="text1"/>
          <w:lang w:val="en-GB"/>
        </w:rPr>
        <w:t>lows fo</w:t>
      </w:r>
      <w:r w:rsidRPr="00316DD4">
        <w:rPr>
          <w:rFonts w:cs="Times"/>
          <w:color w:val="000000" w:themeColor="text1"/>
          <w:lang w:val="en-GB"/>
        </w:rPr>
        <w:t>r traffic</w:t>
      </w:r>
    </w:p>
    <w:p w14:paraId="362C55B8" w14:textId="52D3DE7D" w:rsidR="006B27DC" w:rsidRPr="00316DD4" w:rsidRDefault="006B27DC" w:rsidP="006B27DC">
      <w:pPr>
        <w:pStyle w:val="Listenabsatz"/>
        <w:numPr>
          <w:ilvl w:val="0"/>
          <w:numId w:val="23"/>
        </w:numPr>
        <w:rPr>
          <w:rFonts w:cs="Times"/>
          <w:color w:val="000000" w:themeColor="text1"/>
          <w:lang w:val="en-GB"/>
        </w:rPr>
      </w:pPr>
      <w:r w:rsidRPr="00316DD4">
        <w:rPr>
          <w:rFonts w:cs="Times"/>
          <w:color w:val="000000" w:themeColor="text1"/>
          <w:lang w:val="en-GB"/>
        </w:rPr>
        <w:t xml:space="preserve">Different </w:t>
      </w:r>
      <w:del w:id="47" w:author="Peter Gröschke" w:date="2022-09-12T11:22:00Z">
        <w:r w:rsidRPr="00316DD4" w:rsidDel="00E254D4">
          <w:rPr>
            <w:rFonts w:cs="Times"/>
            <w:color w:val="000000" w:themeColor="text1"/>
            <w:lang w:val="en-GB"/>
          </w:rPr>
          <w:delText>F</w:delText>
        </w:r>
      </w:del>
      <w:ins w:id="48" w:author="Peter Gröschke" w:date="2022-09-12T11:22:00Z">
        <w:r w:rsidR="00E254D4">
          <w:rPr>
            <w:rFonts w:cs="Times"/>
            <w:color w:val="000000" w:themeColor="text1"/>
            <w:lang w:val="en-GB"/>
          </w:rPr>
          <w:t>f</w:t>
        </w:r>
      </w:ins>
      <w:r w:rsidRPr="00316DD4">
        <w:rPr>
          <w:rFonts w:cs="Times"/>
          <w:color w:val="000000" w:themeColor="text1"/>
          <w:lang w:val="en-GB"/>
        </w:rPr>
        <w:t>low c</w:t>
      </w:r>
      <w:r w:rsidR="00691C36" w:rsidRPr="00316DD4">
        <w:rPr>
          <w:rFonts w:cs="Times"/>
          <w:color w:val="000000" w:themeColor="text1"/>
          <w:lang w:val="en-GB"/>
        </w:rPr>
        <w:t xml:space="preserve">onfiguration </w:t>
      </w:r>
      <w:r w:rsidRPr="00316DD4">
        <w:rPr>
          <w:rFonts w:cs="Times"/>
          <w:color w:val="000000" w:themeColor="text1"/>
          <w:lang w:val="en-GB"/>
        </w:rPr>
        <w:t>methods</w:t>
      </w:r>
    </w:p>
    <w:p w14:paraId="587D9B0D" w14:textId="77777777" w:rsidR="00F77CF8" w:rsidRPr="00316DD4" w:rsidRDefault="006B27DC" w:rsidP="00F77CF8">
      <w:pPr>
        <w:pStyle w:val="Listenabsatz"/>
        <w:numPr>
          <w:ilvl w:val="1"/>
          <w:numId w:val="23"/>
        </w:numPr>
        <w:rPr>
          <w:rFonts w:cs="Times"/>
          <w:color w:val="000000" w:themeColor="text1"/>
          <w:lang w:val="en-GB"/>
        </w:rPr>
      </w:pPr>
      <w:r w:rsidRPr="00316DD4">
        <w:rPr>
          <w:rFonts w:cs="Times"/>
          <w:color w:val="000000" w:themeColor="text1"/>
          <w:lang w:val="en-GB"/>
        </w:rPr>
        <w:t>T</w:t>
      </w:r>
      <w:r w:rsidR="00691C36" w:rsidRPr="00316DD4">
        <w:rPr>
          <w:rFonts w:cs="Times"/>
          <w:color w:val="000000" w:themeColor="text1"/>
          <w:lang w:val="en-GB"/>
        </w:rPr>
        <w:t>hrough configuration API</w:t>
      </w:r>
    </w:p>
    <w:p w14:paraId="468A2599" w14:textId="6DACC5F7" w:rsidR="006B27DC" w:rsidRPr="00316DD4" w:rsidRDefault="00E254D4" w:rsidP="00F77CF8">
      <w:pPr>
        <w:pStyle w:val="Listenabsatz"/>
        <w:numPr>
          <w:ilvl w:val="1"/>
          <w:numId w:val="23"/>
        </w:numPr>
        <w:rPr>
          <w:rFonts w:cs="Times"/>
          <w:color w:val="000000" w:themeColor="text1"/>
          <w:lang w:val="en-GB"/>
        </w:rPr>
      </w:pPr>
      <w:ins w:id="49" w:author="Peter Gröschke" w:date="2022-09-12T11:22:00Z">
        <w:r>
          <w:rPr>
            <w:rFonts w:cs="Times"/>
            <w:color w:val="000000" w:themeColor="text1"/>
            <w:lang w:val="en-GB"/>
          </w:rPr>
          <w:t xml:space="preserve">Through </w:t>
        </w:r>
      </w:ins>
      <w:r w:rsidR="00691C36" w:rsidRPr="00316DD4">
        <w:rPr>
          <w:rFonts w:cs="Times"/>
          <w:color w:val="000000" w:themeColor="text1"/>
          <w:lang w:val="en-GB"/>
        </w:rPr>
        <w:t>Open vSwitch CLI</w:t>
      </w:r>
    </w:p>
    <w:p w14:paraId="10DEF29F" w14:textId="57F44267" w:rsidR="008935F2" w:rsidRPr="008935F2" w:rsidRDefault="00E254D4" w:rsidP="008935F2">
      <w:pPr>
        <w:pStyle w:val="Listenabsatz"/>
        <w:numPr>
          <w:ilvl w:val="1"/>
          <w:numId w:val="23"/>
        </w:numPr>
        <w:rPr>
          <w:rFonts w:cs="Times"/>
          <w:color w:val="000000" w:themeColor="text1"/>
          <w:lang w:val="en-GB"/>
        </w:rPr>
      </w:pPr>
      <w:ins w:id="50" w:author="Peter Gröschke" w:date="2022-09-12T11:22:00Z">
        <w:r>
          <w:rPr>
            <w:rFonts w:cs="Times"/>
            <w:color w:val="000000" w:themeColor="text1"/>
            <w:lang w:val="en-GB"/>
          </w:rPr>
          <w:t>Through</w:t>
        </w:r>
      </w:ins>
      <w:ins w:id="51" w:author="Peter Gröschke" w:date="2022-09-12T11:23:00Z">
        <w:r>
          <w:rPr>
            <w:rFonts w:cs="Times"/>
            <w:color w:val="000000" w:themeColor="text1"/>
            <w:lang w:val="en-GB"/>
          </w:rPr>
          <w:t xml:space="preserve"> </w:t>
        </w:r>
      </w:ins>
      <w:r w:rsidR="006B27DC" w:rsidRPr="00316DD4">
        <w:rPr>
          <w:rFonts w:cs="Times"/>
          <w:color w:val="000000" w:themeColor="text1"/>
          <w:lang w:val="en-GB"/>
        </w:rPr>
        <w:t>ONOS CLI</w:t>
      </w:r>
    </w:p>
    <w:p w14:paraId="415A39D0" w14:textId="77777777" w:rsidR="006B27DC" w:rsidRPr="008935F2" w:rsidRDefault="006B27DC" w:rsidP="008935F2">
      <w:pPr>
        <w:rPr>
          <w:rFonts w:cs="Times"/>
          <w:color w:val="000000" w:themeColor="text1"/>
          <w:lang w:val="en-GB"/>
        </w:rPr>
      </w:pPr>
    </w:p>
    <w:p w14:paraId="5A921F70" w14:textId="62E2ECE5" w:rsidR="00C11B0D" w:rsidRDefault="007C51D2" w:rsidP="00C11B0D">
      <w:pPr>
        <w:pStyle w:val="berschrift3"/>
        <w:rPr>
          <w:lang w:val="en-GB"/>
        </w:rPr>
      </w:pPr>
      <w:r w:rsidRPr="00316DD4">
        <w:rPr>
          <w:lang w:val="en-GB"/>
        </w:rPr>
        <w:t>Intents</w:t>
      </w:r>
      <w:ins w:id="52" w:author="Peter Gröschke" w:date="2022-09-12T11:23:00Z">
        <w:r w:rsidR="00E254D4">
          <w:rPr>
            <w:lang w:val="en-GB"/>
          </w:rPr>
          <w:t xml:space="preserve"> (please elaborate on title)</w:t>
        </w:r>
      </w:ins>
    </w:p>
    <w:p w14:paraId="0E4864F8" w14:textId="3F76DFF3" w:rsidR="00007520" w:rsidRPr="00007520" w:rsidRDefault="00007520" w:rsidP="00007520">
      <w:pPr>
        <w:rPr>
          <w:lang w:val="en-GB" w:eastAsia="de-DE"/>
        </w:rPr>
      </w:pPr>
      <w:r w:rsidRPr="00007520">
        <w:rPr>
          <w:lang w:val="en-GB" w:eastAsia="de-DE"/>
        </w:rPr>
        <w:t xml:space="preserve">The Intent Framework is a subsystem that allows applications to specify their network control desires in form of policy </w:t>
      </w:r>
      <w:commentRangeStart w:id="53"/>
      <w:r w:rsidRPr="00007520">
        <w:rPr>
          <w:lang w:val="en-GB" w:eastAsia="de-DE"/>
        </w:rPr>
        <w:t>rather than mechanism</w:t>
      </w:r>
      <w:r w:rsidR="0082123C">
        <w:rPr>
          <w:lang w:val="en-GB" w:eastAsia="de-DE"/>
        </w:rPr>
        <w:t xml:space="preserve"> </w:t>
      </w:r>
      <w:commentRangeEnd w:id="53"/>
      <w:r w:rsidR="00E254D4">
        <w:rPr>
          <w:rStyle w:val="Kommentarzeichen"/>
        </w:rPr>
        <w:commentReference w:id="53"/>
      </w:r>
      <w:r w:rsidR="0082123C">
        <w:rPr>
          <w:lang w:val="en-GB" w:eastAsia="de-DE"/>
        </w:rPr>
        <w:t>and</w:t>
      </w:r>
      <w:r w:rsidR="0082123C" w:rsidRPr="0082123C">
        <w:rPr>
          <w:lang w:val="en-GB" w:eastAsia="de-DE"/>
        </w:rPr>
        <w:t xml:space="preserve"> these policy-based directives a</w:t>
      </w:r>
      <w:r w:rsidR="0082123C">
        <w:rPr>
          <w:lang w:val="en-GB" w:eastAsia="de-DE"/>
        </w:rPr>
        <w:t>re</w:t>
      </w:r>
      <w:r w:rsidR="0082123C" w:rsidRPr="0082123C">
        <w:rPr>
          <w:lang w:val="en-GB" w:eastAsia="de-DE"/>
        </w:rPr>
        <w:t xml:space="preserve"> </w:t>
      </w:r>
      <w:r w:rsidR="0082123C" w:rsidRPr="0082123C">
        <w:rPr>
          <w:i/>
          <w:iCs/>
          <w:lang w:val="en-GB" w:eastAsia="de-DE"/>
        </w:rPr>
        <w:t>Intents</w:t>
      </w:r>
      <w:r w:rsidR="0082123C">
        <w:rPr>
          <w:lang w:val="en-GB" w:eastAsia="de-DE"/>
        </w:rPr>
        <w:t>.</w:t>
      </w:r>
    </w:p>
    <w:p w14:paraId="348514AC" w14:textId="24F34762" w:rsidR="00B11C47" w:rsidRPr="00316DD4" w:rsidRDefault="00B11C47" w:rsidP="00C11B0D">
      <w:pPr>
        <w:rPr>
          <w:rFonts w:cs="Times"/>
          <w:color w:val="000000" w:themeColor="text1"/>
          <w:szCs w:val="20"/>
          <w:lang w:val="en-GB"/>
        </w:rPr>
      </w:pPr>
      <w:r w:rsidRPr="00316DD4">
        <w:rPr>
          <w:rFonts w:cs="Times"/>
          <w:color w:val="000000" w:themeColor="text1"/>
          <w:szCs w:val="20"/>
          <w:lang w:val="en-GB"/>
        </w:rPr>
        <w:t>In this sub-chapter</w:t>
      </w:r>
      <w:r w:rsidR="00F77CF8" w:rsidRPr="00316DD4">
        <w:rPr>
          <w:rFonts w:cs="Times"/>
          <w:color w:val="000000" w:themeColor="text1"/>
          <w:szCs w:val="20"/>
          <w:lang w:val="en-GB"/>
        </w:rPr>
        <w:t xml:space="preserve"> following points will be discussed,</w:t>
      </w:r>
    </w:p>
    <w:p w14:paraId="514C0CF9" w14:textId="2663E686" w:rsidR="00D73243" w:rsidRPr="00316DD4" w:rsidRDefault="00D73243" w:rsidP="00D73243">
      <w:pPr>
        <w:pStyle w:val="Listenabsatz"/>
        <w:numPr>
          <w:ilvl w:val="0"/>
          <w:numId w:val="23"/>
        </w:numPr>
        <w:rPr>
          <w:rFonts w:cs="Times"/>
          <w:color w:val="000000" w:themeColor="text1"/>
          <w:lang w:val="en-GB"/>
        </w:rPr>
      </w:pPr>
      <w:r w:rsidRPr="00316DD4">
        <w:rPr>
          <w:rFonts w:cs="Times"/>
          <w:color w:val="000000" w:themeColor="text1"/>
          <w:lang w:val="en-GB"/>
        </w:rPr>
        <w:t>Creating Intents for</w:t>
      </w:r>
      <w:r w:rsidR="00316DD4" w:rsidRPr="00316DD4">
        <w:rPr>
          <w:rFonts w:cs="Times"/>
          <w:color w:val="000000" w:themeColor="text1"/>
          <w:lang w:val="en-GB"/>
        </w:rPr>
        <w:t xml:space="preserve"> specific</w:t>
      </w:r>
      <w:r w:rsidRPr="00316DD4">
        <w:rPr>
          <w:rFonts w:cs="Times"/>
          <w:color w:val="000000" w:themeColor="text1"/>
          <w:lang w:val="en-GB"/>
        </w:rPr>
        <w:t xml:space="preserve"> traffic</w:t>
      </w:r>
      <w:r w:rsidR="00316DD4" w:rsidRPr="00316DD4">
        <w:rPr>
          <w:rFonts w:cs="Times"/>
          <w:color w:val="000000" w:themeColor="text1"/>
          <w:lang w:val="en-GB"/>
        </w:rPr>
        <w:t xml:space="preserve"> between devices</w:t>
      </w:r>
    </w:p>
    <w:p w14:paraId="6D9A9787" w14:textId="38A0D1B3" w:rsidR="00D73243" w:rsidRPr="00316DD4" w:rsidRDefault="00D73243" w:rsidP="00D73243">
      <w:pPr>
        <w:pStyle w:val="Listenabsatz"/>
        <w:numPr>
          <w:ilvl w:val="0"/>
          <w:numId w:val="23"/>
        </w:numPr>
        <w:rPr>
          <w:rFonts w:cs="Times"/>
          <w:color w:val="000000" w:themeColor="text1"/>
          <w:lang w:val="en-GB"/>
        </w:rPr>
      </w:pPr>
      <w:r w:rsidRPr="00316DD4">
        <w:rPr>
          <w:rFonts w:cs="Times"/>
          <w:color w:val="000000" w:themeColor="text1"/>
          <w:lang w:val="en-GB"/>
        </w:rPr>
        <w:t xml:space="preserve">Different </w:t>
      </w:r>
      <w:r w:rsidR="00316DD4">
        <w:rPr>
          <w:rFonts w:cs="Times"/>
          <w:color w:val="000000" w:themeColor="text1"/>
          <w:lang w:val="en-GB"/>
        </w:rPr>
        <w:t>Intent</w:t>
      </w:r>
      <w:r w:rsidRPr="00316DD4">
        <w:rPr>
          <w:rFonts w:cs="Times"/>
          <w:color w:val="000000" w:themeColor="text1"/>
          <w:lang w:val="en-GB"/>
        </w:rPr>
        <w:t xml:space="preserve"> configuration methods</w:t>
      </w:r>
    </w:p>
    <w:p w14:paraId="5EB41100" w14:textId="77777777" w:rsidR="00D73243" w:rsidRPr="00316DD4" w:rsidRDefault="00D73243" w:rsidP="00D73243">
      <w:pPr>
        <w:pStyle w:val="Listenabsatz"/>
        <w:numPr>
          <w:ilvl w:val="1"/>
          <w:numId w:val="23"/>
        </w:numPr>
        <w:rPr>
          <w:rFonts w:cs="Times"/>
          <w:color w:val="000000" w:themeColor="text1"/>
          <w:lang w:val="en-GB"/>
        </w:rPr>
      </w:pPr>
      <w:r w:rsidRPr="00316DD4">
        <w:rPr>
          <w:rFonts w:cs="Times"/>
          <w:color w:val="000000" w:themeColor="text1"/>
          <w:lang w:val="en-GB"/>
        </w:rPr>
        <w:t>Through configuration API</w:t>
      </w:r>
    </w:p>
    <w:p w14:paraId="526972DD" w14:textId="70DBD7D1" w:rsidR="00D73243" w:rsidRDefault="00E254D4" w:rsidP="00D73243">
      <w:pPr>
        <w:pStyle w:val="Listenabsatz"/>
        <w:numPr>
          <w:ilvl w:val="1"/>
          <w:numId w:val="23"/>
        </w:numPr>
        <w:rPr>
          <w:rFonts w:cs="Times"/>
          <w:color w:val="000000" w:themeColor="text1"/>
          <w:lang w:val="en-GB"/>
        </w:rPr>
      </w:pPr>
      <w:ins w:id="54" w:author="Peter Gröschke" w:date="2022-09-12T11:24:00Z">
        <w:r>
          <w:rPr>
            <w:rFonts w:cs="Times"/>
            <w:color w:val="000000" w:themeColor="text1"/>
            <w:lang w:val="en-GB"/>
          </w:rPr>
          <w:lastRenderedPageBreak/>
          <w:t xml:space="preserve">Through </w:t>
        </w:r>
      </w:ins>
      <w:r w:rsidR="00D73243" w:rsidRPr="00316DD4">
        <w:rPr>
          <w:rFonts w:cs="Times"/>
          <w:color w:val="000000" w:themeColor="text1"/>
          <w:lang w:val="en-GB"/>
        </w:rPr>
        <w:t>ONOS CLI</w:t>
      </w:r>
    </w:p>
    <w:p w14:paraId="0B6AAD14" w14:textId="3B42480D" w:rsidR="00FE68A1" w:rsidRPr="003D4064" w:rsidRDefault="00316DD4" w:rsidP="00EF14B6">
      <w:pPr>
        <w:pStyle w:val="Listenabsatz"/>
        <w:numPr>
          <w:ilvl w:val="1"/>
          <w:numId w:val="23"/>
        </w:numPr>
        <w:rPr>
          <w:rFonts w:cs="Times"/>
          <w:color w:val="000000" w:themeColor="text1"/>
          <w:lang w:val="en-GB"/>
        </w:rPr>
      </w:pPr>
      <w:r>
        <w:rPr>
          <w:rFonts w:cs="Times"/>
          <w:color w:val="000000" w:themeColor="text1"/>
          <w:lang w:val="en-GB"/>
        </w:rPr>
        <w:t>Through ONOS GUI</w:t>
      </w:r>
    </w:p>
    <w:p w14:paraId="4964A5EE" w14:textId="27236F05" w:rsidR="00641C26" w:rsidRPr="00316DD4" w:rsidRDefault="0088471E" w:rsidP="00313E03">
      <w:pPr>
        <w:pStyle w:val="berschrift2"/>
        <w:rPr>
          <w:lang w:val="en-GB"/>
        </w:rPr>
      </w:pPr>
      <w:r w:rsidRPr="00316DD4">
        <w:rPr>
          <w:lang w:val="en-GB"/>
        </w:rPr>
        <w:t xml:space="preserve">Use </w:t>
      </w:r>
      <w:ins w:id="55" w:author="Peter Gröschke" w:date="2022-09-12T11:25:00Z">
        <w:r w:rsidR="00E254D4">
          <w:rPr>
            <w:lang w:val="en-GB"/>
          </w:rPr>
          <w:t>C</w:t>
        </w:r>
      </w:ins>
      <w:del w:id="56" w:author="Peter Gröschke" w:date="2022-09-12T11:25:00Z">
        <w:r w:rsidR="00191E17" w:rsidRPr="00316DD4" w:rsidDel="00E254D4">
          <w:rPr>
            <w:lang w:val="en-GB"/>
          </w:rPr>
          <w:delText>c</w:delText>
        </w:r>
      </w:del>
      <w:r w:rsidRPr="00316DD4">
        <w:rPr>
          <w:lang w:val="en-GB"/>
        </w:rPr>
        <w:t>ase</w:t>
      </w:r>
      <w:r w:rsidR="00191E17" w:rsidRPr="00316DD4">
        <w:rPr>
          <w:lang w:val="en-GB"/>
        </w:rPr>
        <w:t>-2</w:t>
      </w:r>
      <w:r w:rsidR="0074398C" w:rsidRPr="00316DD4">
        <w:rPr>
          <w:lang w:val="en-GB"/>
        </w:rPr>
        <w:t xml:space="preserve">: Testing </w:t>
      </w:r>
      <w:r w:rsidR="00191E17" w:rsidRPr="00316DD4">
        <w:rPr>
          <w:lang w:val="en-GB"/>
        </w:rPr>
        <w:t xml:space="preserve">the </w:t>
      </w:r>
      <w:ins w:id="57" w:author="Peter Gröschke" w:date="2022-09-12T11:25:00Z">
        <w:r w:rsidR="00E254D4">
          <w:rPr>
            <w:lang w:val="en-GB"/>
          </w:rPr>
          <w:t>N</w:t>
        </w:r>
      </w:ins>
      <w:del w:id="58" w:author="Peter Gröschke" w:date="2022-09-12T11:25:00Z">
        <w:r w:rsidR="0074398C" w:rsidRPr="00316DD4" w:rsidDel="00E254D4">
          <w:rPr>
            <w:lang w:val="en-GB"/>
          </w:rPr>
          <w:delText>n</w:delText>
        </w:r>
      </w:del>
      <w:r w:rsidR="0074398C" w:rsidRPr="00316DD4">
        <w:rPr>
          <w:lang w:val="en-GB"/>
        </w:rPr>
        <w:t xml:space="preserve">etwork with </w:t>
      </w:r>
      <w:ins w:id="59" w:author="Peter Gröschke" w:date="2022-09-12T11:25:00Z">
        <w:r w:rsidR="00E254D4">
          <w:rPr>
            <w:lang w:val="en-GB"/>
          </w:rPr>
          <w:t>M</w:t>
        </w:r>
      </w:ins>
      <w:del w:id="60" w:author="Peter Gröschke" w:date="2022-09-12T11:25:00Z">
        <w:r w:rsidR="0074398C" w:rsidRPr="00316DD4" w:rsidDel="00E254D4">
          <w:rPr>
            <w:lang w:val="en-GB"/>
          </w:rPr>
          <w:delText>m</w:delText>
        </w:r>
      </w:del>
      <w:r w:rsidR="0074398C" w:rsidRPr="00316DD4">
        <w:rPr>
          <w:lang w:val="en-GB"/>
        </w:rPr>
        <w:t>ultiple Controllers</w:t>
      </w:r>
    </w:p>
    <w:p w14:paraId="72C193FE" w14:textId="1AFCE305" w:rsidR="004E5A69" w:rsidRPr="00316DD4" w:rsidRDefault="004E5A69" w:rsidP="00313E03">
      <w:pPr>
        <w:pStyle w:val="berschrift3"/>
        <w:rPr>
          <w:lang w:val="en-GB"/>
        </w:rPr>
      </w:pPr>
      <w:r w:rsidRPr="00316DD4">
        <w:rPr>
          <w:lang w:val="en-GB"/>
        </w:rPr>
        <w:t>Introduction</w:t>
      </w:r>
    </w:p>
    <w:p w14:paraId="516C99DC" w14:textId="6037B346" w:rsidR="00E313F4" w:rsidRDefault="00B11C47" w:rsidP="00B11C47">
      <w:pPr>
        <w:rPr>
          <w:rFonts w:cs="Times"/>
          <w:color w:val="000000" w:themeColor="text1"/>
          <w:szCs w:val="20"/>
          <w:lang w:val="en-GB"/>
        </w:rPr>
      </w:pPr>
      <w:r w:rsidRPr="00316DD4">
        <w:rPr>
          <w:rFonts w:cs="Times"/>
          <w:color w:val="000000" w:themeColor="text1"/>
          <w:szCs w:val="20"/>
          <w:lang w:val="en-GB"/>
        </w:rPr>
        <w:t xml:space="preserve">In this </w:t>
      </w:r>
      <w:ins w:id="61" w:author="Peter Gröschke" w:date="2022-09-12T11:25:00Z">
        <w:r w:rsidR="00E254D4">
          <w:rPr>
            <w:rFonts w:cs="Times"/>
            <w:color w:val="000000" w:themeColor="text1"/>
            <w:szCs w:val="20"/>
            <w:lang w:val="en-GB"/>
          </w:rPr>
          <w:t>u</w:t>
        </w:r>
      </w:ins>
      <w:del w:id="62" w:author="Peter Gröschke" w:date="2022-09-12T11:25:00Z">
        <w:r w:rsidR="00034570" w:rsidDel="00E254D4">
          <w:rPr>
            <w:rFonts w:cs="Times"/>
            <w:color w:val="000000" w:themeColor="text1"/>
            <w:szCs w:val="20"/>
            <w:lang w:val="en-GB"/>
          </w:rPr>
          <w:delText>U</w:delText>
        </w:r>
      </w:del>
      <w:r w:rsidR="00034570">
        <w:rPr>
          <w:rFonts w:cs="Times"/>
          <w:color w:val="000000" w:themeColor="text1"/>
          <w:szCs w:val="20"/>
          <w:lang w:val="en-GB"/>
        </w:rPr>
        <w:t>se case</w:t>
      </w:r>
      <w:ins w:id="63" w:author="Peter Gröschke" w:date="2022-09-12T11:25:00Z">
        <w:r w:rsidR="00E254D4">
          <w:rPr>
            <w:rFonts w:cs="Times"/>
            <w:color w:val="000000" w:themeColor="text1"/>
            <w:szCs w:val="20"/>
            <w:lang w:val="en-GB"/>
          </w:rPr>
          <w:t>,</w:t>
        </w:r>
      </w:ins>
      <w:r w:rsidR="00034570">
        <w:rPr>
          <w:rFonts w:cs="Times"/>
          <w:color w:val="000000" w:themeColor="text1"/>
          <w:szCs w:val="20"/>
          <w:lang w:val="en-GB"/>
        </w:rPr>
        <w:t xml:space="preserve"> multiple SDN controllers </w:t>
      </w:r>
      <w:ins w:id="64" w:author="Peter Gröschke" w:date="2022-09-12T11:27:00Z">
        <w:r w:rsidR="00E254D4">
          <w:rPr>
            <w:rFonts w:cs="Times"/>
            <w:color w:val="000000" w:themeColor="text1"/>
            <w:szCs w:val="20"/>
            <w:lang w:val="en-GB"/>
          </w:rPr>
          <w:t xml:space="preserve">(different ones, same ones as a cluster, …?) </w:t>
        </w:r>
      </w:ins>
      <w:r w:rsidR="00034570">
        <w:rPr>
          <w:rFonts w:cs="Times"/>
          <w:color w:val="000000" w:themeColor="text1"/>
          <w:szCs w:val="20"/>
          <w:lang w:val="en-GB"/>
        </w:rPr>
        <w:t xml:space="preserve">were deployed </w:t>
      </w:r>
      <w:ins w:id="65" w:author="Peter Gröschke" w:date="2022-09-12T11:25:00Z">
        <w:r w:rsidR="00E254D4">
          <w:rPr>
            <w:rFonts w:cs="Times"/>
            <w:color w:val="000000" w:themeColor="text1"/>
            <w:szCs w:val="20"/>
            <w:lang w:val="en-GB"/>
          </w:rPr>
          <w:t xml:space="preserve">(where? VM, container, </w:t>
        </w:r>
      </w:ins>
      <w:ins w:id="66" w:author="Peter Gröschke" w:date="2022-09-12T11:26:00Z">
        <w:r w:rsidR="00E254D4">
          <w:rPr>
            <w:rFonts w:cs="Times"/>
            <w:color w:val="000000" w:themeColor="text1"/>
            <w:szCs w:val="20"/>
            <w:lang w:val="en-GB"/>
          </w:rPr>
          <w:t xml:space="preserve">…) </w:t>
        </w:r>
      </w:ins>
      <w:r w:rsidR="00034570">
        <w:rPr>
          <w:rFonts w:cs="Times"/>
          <w:color w:val="000000" w:themeColor="text1"/>
          <w:szCs w:val="20"/>
          <w:lang w:val="en-GB"/>
        </w:rPr>
        <w:t>to control the devices in the same</w:t>
      </w:r>
      <w:ins w:id="67" w:author="Peter Gröschke" w:date="2022-09-12T11:26:00Z">
        <w:r w:rsidR="00E254D4">
          <w:rPr>
            <w:rFonts w:cs="Times"/>
            <w:color w:val="000000" w:themeColor="text1"/>
            <w:szCs w:val="20"/>
            <w:lang w:val="en-GB"/>
          </w:rPr>
          <w:t xml:space="preserve"> (test?)</w:t>
        </w:r>
      </w:ins>
      <w:r w:rsidR="00034570">
        <w:rPr>
          <w:rFonts w:cs="Times"/>
          <w:color w:val="000000" w:themeColor="text1"/>
          <w:szCs w:val="20"/>
          <w:lang w:val="en-GB"/>
        </w:rPr>
        <w:t xml:space="preserve"> network. A Spine-Leaf topology was created with three controllers, six devices and multiple hosts.</w:t>
      </w:r>
      <w:r w:rsidR="000D3382">
        <w:rPr>
          <w:rFonts w:cs="Times"/>
          <w:color w:val="000000" w:themeColor="text1"/>
          <w:szCs w:val="20"/>
          <w:lang w:val="en-GB"/>
        </w:rPr>
        <w:t xml:space="preserve"> In the following figure</w:t>
      </w:r>
      <w:ins w:id="68" w:author="Peter Gröschke" w:date="2022-09-12T11:26:00Z">
        <w:r w:rsidR="00E254D4">
          <w:rPr>
            <w:rFonts w:cs="Times"/>
            <w:color w:val="000000" w:themeColor="text1"/>
            <w:szCs w:val="20"/>
            <w:lang w:val="en-GB"/>
          </w:rPr>
          <w:t xml:space="preserve"> (reference number)</w:t>
        </w:r>
      </w:ins>
      <w:r w:rsidR="000D3382">
        <w:rPr>
          <w:rFonts w:cs="Times"/>
          <w:color w:val="000000" w:themeColor="text1"/>
          <w:szCs w:val="20"/>
          <w:lang w:val="en-GB"/>
        </w:rPr>
        <w:t>, three controllers can be observed in three different colours (navy blue, blue &amp; red) having three different IP addresses (172.17.0.5, 172.17.0.6 &amp; 172.17.0.7).</w:t>
      </w:r>
      <w:r w:rsidR="00E313F4">
        <w:rPr>
          <w:rFonts w:cs="Times"/>
          <w:color w:val="000000" w:themeColor="text1"/>
          <w:szCs w:val="20"/>
          <w:lang w:val="en-GB"/>
        </w:rPr>
        <w:t xml:space="preserve"> Cluster of these three SDN controllers was created to </w:t>
      </w:r>
      <w:r w:rsidR="00E313F4" w:rsidRPr="00E313F4">
        <w:rPr>
          <w:rFonts w:cs="Times"/>
          <w:color w:val="000000" w:themeColor="text1"/>
          <w:szCs w:val="20"/>
          <w:lang w:val="en-GB"/>
        </w:rPr>
        <w:t>act together as a unified</w:t>
      </w:r>
      <w:r w:rsidR="00E313F4">
        <w:rPr>
          <w:rFonts w:cs="Times"/>
          <w:color w:val="000000" w:themeColor="text1"/>
          <w:szCs w:val="20"/>
          <w:lang w:val="en-GB"/>
        </w:rPr>
        <w:t xml:space="preserve"> and</w:t>
      </w:r>
      <w:r w:rsidR="00E313F4" w:rsidRPr="00E313F4">
        <w:rPr>
          <w:rFonts w:cs="Times"/>
          <w:color w:val="000000" w:themeColor="text1"/>
          <w:szCs w:val="20"/>
          <w:lang w:val="en-GB"/>
        </w:rPr>
        <w:t xml:space="preserve"> coherent distributed system</w:t>
      </w:r>
      <w:r w:rsidR="00E313F4">
        <w:rPr>
          <w:rFonts w:cs="Times"/>
          <w:color w:val="000000" w:themeColor="text1"/>
          <w:szCs w:val="20"/>
          <w:lang w:val="en-GB"/>
        </w:rPr>
        <w:t>.</w:t>
      </w:r>
    </w:p>
    <w:p w14:paraId="729DE831" w14:textId="44B8BFA1" w:rsidR="00B11C47" w:rsidRDefault="00670DEC" w:rsidP="00B11C47">
      <w:pPr>
        <w:rPr>
          <w:rFonts w:cs="Times"/>
          <w:color w:val="000000" w:themeColor="text1"/>
          <w:szCs w:val="20"/>
          <w:lang w:val="en-GB"/>
        </w:rPr>
      </w:pPr>
      <w:r>
        <w:rPr>
          <w:rFonts w:cs="Times"/>
          <w:color w:val="000000" w:themeColor="text1"/>
          <w:szCs w:val="20"/>
          <w:lang w:val="en-GB"/>
        </w:rPr>
        <w:t>Th</w:t>
      </w:r>
      <w:r w:rsidR="00E313F4">
        <w:rPr>
          <w:rFonts w:cs="Times"/>
          <w:color w:val="000000" w:themeColor="text1"/>
          <w:szCs w:val="20"/>
          <w:lang w:val="en-GB"/>
        </w:rPr>
        <w:t>e</w:t>
      </w:r>
      <w:r>
        <w:rPr>
          <w:rFonts w:cs="Times"/>
          <w:color w:val="000000" w:themeColor="text1"/>
          <w:szCs w:val="20"/>
          <w:lang w:val="en-GB"/>
        </w:rPr>
        <w:t xml:space="preserve"> topology</w:t>
      </w:r>
      <w:r w:rsidR="00E313F4">
        <w:rPr>
          <w:rFonts w:cs="Times"/>
          <w:color w:val="000000" w:themeColor="text1"/>
          <w:szCs w:val="20"/>
          <w:lang w:val="en-GB"/>
        </w:rPr>
        <w:t xml:space="preserve"> observed in the following figure</w:t>
      </w:r>
      <w:r>
        <w:rPr>
          <w:rFonts w:cs="Times"/>
          <w:color w:val="000000" w:themeColor="text1"/>
          <w:szCs w:val="20"/>
          <w:lang w:val="en-GB"/>
        </w:rPr>
        <w:t xml:space="preserve"> was created in the Mininet </w:t>
      </w:r>
      <w:ins w:id="69" w:author="Peter Gröschke" w:date="2022-09-12T11:27:00Z">
        <w:r w:rsidR="00E254D4">
          <w:rPr>
            <w:rFonts w:cs="Times"/>
            <w:color w:val="000000" w:themeColor="text1"/>
            <w:szCs w:val="20"/>
            <w:lang w:val="en-GB"/>
          </w:rPr>
          <w:t>[XX there should be a reference]</w:t>
        </w:r>
        <w:r w:rsidR="00314A32">
          <w:rPr>
            <w:rFonts w:cs="Times"/>
            <w:color w:val="000000" w:themeColor="text1"/>
            <w:szCs w:val="20"/>
            <w:lang w:val="en-GB"/>
          </w:rPr>
          <w:t xml:space="preserve"> </w:t>
        </w:r>
      </w:ins>
      <w:r>
        <w:rPr>
          <w:rFonts w:cs="Times"/>
          <w:color w:val="000000" w:themeColor="text1"/>
          <w:szCs w:val="20"/>
          <w:lang w:val="en-GB"/>
        </w:rPr>
        <w:t xml:space="preserve">environment and the SDN controllers were deployed as the Docker </w:t>
      </w:r>
      <w:ins w:id="70" w:author="Peter Gröschke" w:date="2022-09-12T11:27:00Z">
        <w:r w:rsidR="00314A32">
          <w:rPr>
            <w:rFonts w:cs="Times"/>
            <w:color w:val="000000" w:themeColor="text1"/>
            <w:szCs w:val="20"/>
            <w:lang w:val="en-GB"/>
          </w:rPr>
          <w:t xml:space="preserve">[XX] </w:t>
        </w:r>
      </w:ins>
      <w:r>
        <w:rPr>
          <w:rFonts w:cs="Times"/>
          <w:color w:val="000000" w:themeColor="text1"/>
          <w:szCs w:val="20"/>
          <w:lang w:val="en-GB"/>
        </w:rPr>
        <w:t>containers.</w:t>
      </w:r>
    </w:p>
    <w:p w14:paraId="7CE6CEA9" w14:textId="77777777" w:rsidR="00D06303" w:rsidRPr="003D4064" w:rsidRDefault="00D06303" w:rsidP="00B11C47">
      <w:pPr>
        <w:rPr>
          <w:rFonts w:cs="Times"/>
          <w:color w:val="000000" w:themeColor="text1"/>
          <w:szCs w:val="20"/>
          <w:lang w:val="en-GB"/>
        </w:rPr>
      </w:pPr>
    </w:p>
    <w:p w14:paraId="32361756" w14:textId="43CDF6C3" w:rsidR="006D38F9" w:rsidRPr="00316DD4" w:rsidRDefault="006D38F9" w:rsidP="006D38F9">
      <w:pPr>
        <w:rPr>
          <w:lang w:val="en-GB" w:eastAsia="de-DE"/>
        </w:rPr>
      </w:pPr>
      <w:r w:rsidRPr="00316DD4">
        <w:rPr>
          <w:rFonts w:cs="Times"/>
          <w:noProof/>
          <w:color w:val="000000" w:themeColor="text1"/>
          <w:sz w:val="24"/>
          <w:szCs w:val="24"/>
          <w:lang w:val="en-GB"/>
        </w:rPr>
        <w:drawing>
          <wp:inline distT="0" distB="0" distL="0" distR="0" wp14:anchorId="4E23F9FB" wp14:editId="118112D8">
            <wp:extent cx="5756875" cy="2731864"/>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5"/>
                    <a:srcRect t="8956" b="6648"/>
                    <a:stretch/>
                  </pic:blipFill>
                  <pic:spPr bwMode="auto">
                    <a:xfrm>
                      <a:off x="0" y="0"/>
                      <a:ext cx="5760720" cy="2733688"/>
                    </a:xfrm>
                    <a:prstGeom prst="rect">
                      <a:avLst/>
                    </a:prstGeom>
                    <a:ln>
                      <a:noFill/>
                    </a:ln>
                    <a:extLst>
                      <a:ext uri="{53640926-AAD7-44D8-BBD7-CCE9431645EC}">
                        <a14:shadowObscured xmlns:a14="http://schemas.microsoft.com/office/drawing/2010/main"/>
                      </a:ext>
                    </a:extLst>
                  </pic:spPr>
                </pic:pic>
              </a:graphicData>
            </a:graphic>
          </wp:inline>
        </w:drawing>
      </w:r>
    </w:p>
    <w:p w14:paraId="37E34D80" w14:textId="39F15684" w:rsidR="00B821F4" w:rsidRDefault="00233BDF" w:rsidP="00233BDF">
      <w:pPr>
        <w:jc w:val="center"/>
        <w:rPr>
          <w:rFonts w:cs="Times"/>
          <w:i/>
          <w:iCs/>
          <w:sz w:val="16"/>
          <w:szCs w:val="18"/>
          <w:lang w:val="en-GB"/>
        </w:rPr>
      </w:pPr>
      <w:r w:rsidRPr="00316DD4">
        <w:rPr>
          <w:rFonts w:cs="Times"/>
          <w:i/>
          <w:iCs/>
          <w:sz w:val="16"/>
          <w:szCs w:val="18"/>
          <w:lang w:val="en-GB"/>
        </w:rPr>
        <w:t>Topology view on the ONOS controller GUI</w:t>
      </w:r>
    </w:p>
    <w:p w14:paraId="7A90CD6E" w14:textId="77777777" w:rsidR="003D4064" w:rsidRPr="00316DD4" w:rsidRDefault="003D4064" w:rsidP="00233BDF">
      <w:pPr>
        <w:jc w:val="center"/>
        <w:rPr>
          <w:lang w:val="en-GB" w:eastAsia="de-DE"/>
        </w:rPr>
      </w:pPr>
    </w:p>
    <w:p w14:paraId="3C11EAC9" w14:textId="0087BAAE" w:rsidR="00040EE8" w:rsidRPr="00316DD4" w:rsidRDefault="00670CB1" w:rsidP="006D38F9">
      <w:pPr>
        <w:rPr>
          <w:lang w:val="en-GB" w:eastAsia="de-DE"/>
        </w:rPr>
      </w:pPr>
      <w:r w:rsidRPr="00316DD4">
        <w:rPr>
          <w:rFonts w:cs="Times"/>
          <w:noProof/>
          <w:color w:val="000000" w:themeColor="text1"/>
          <w:sz w:val="24"/>
          <w:szCs w:val="24"/>
          <w:lang w:val="en-GB"/>
        </w:rPr>
        <w:drawing>
          <wp:inline distT="0" distB="0" distL="0" distR="0" wp14:anchorId="0715B05D" wp14:editId="1D22A3F4">
            <wp:extent cx="5759450" cy="1076842"/>
            <wp:effectExtent l="0" t="0" r="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16"/>
                    <a:srcRect l="420" t="9233" b="56141"/>
                    <a:stretch/>
                  </pic:blipFill>
                  <pic:spPr bwMode="auto">
                    <a:xfrm>
                      <a:off x="0" y="0"/>
                      <a:ext cx="5784846" cy="1081590"/>
                    </a:xfrm>
                    <a:prstGeom prst="rect">
                      <a:avLst/>
                    </a:prstGeom>
                    <a:ln>
                      <a:noFill/>
                    </a:ln>
                    <a:extLst>
                      <a:ext uri="{53640926-AAD7-44D8-BBD7-CCE9431645EC}">
                        <a14:shadowObscured xmlns:a14="http://schemas.microsoft.com/office/drawing/2010/main"/>
                      </a:ext>
                    </a:extLst>
                  </pic:spPr>
                </pic:pic>
              </a:graphicData>
            </a:graphic>
          </wp:inline>
        </w:drawing>
      </w:r>
    </w:p>
    <w:p w14:paraId="1FE9ED79" w14:textId="6641DCF7" w:rsidR="002E0A3D" w:rsidRDefault="002E0A3D" w:rsidP="002E0A3D">
      <w:pPr>
        <w:jc w:val="center"/>
        <w:rPr>
          <w:rFonts w:cs="Times"/>
          <w:i/>
          <w:iCs/>
          <w:sz w:val="16"/>
          <w:szCs w:val="18"/>
          <w:lang w:val="en-GB"/>
        </w:rPr>
      </w:pPr>
      <w:r>
        <w:rPr>
          <w:rFonts w:cs="Times"/>
          <w:i/>
          <w:iCs/>
          <w:sz w:val="16"/>
          <w:szCs w:val="18"/>
          <w:lang w:val="en-GB"/>
        </w:rPr>
        <w:t>Cluster Nodes with</w:t>
      </w:r>
      <w:r w:rsidRPr="00316DD4">
        <w:rPr>
          <w:rFonts w:cs="Times"/>
          <w:i/>
          <w:iCs/>
          <w:sz w:val="16"/>
          <w:szCs w:val="18"/>
          <w:lang w:val="en-GB"/>
        </w:rPr>
        <w:t xml:space="preserve"> </w:t>
      </w:r>
      <w:r w:rsidR="0081152C">
        <w:rPr>
          <w:rFonts w:cs="Times"/>
          <w:i/>
          <w:iCs/>
          <w:sz w:val="16"/>
          <w:szCs w:val="18"/>
          <w:lang w:val="en-GB"/>
        </w:rPr>
        <w:t xml:space="preserve">three </w:t>
      </w:r>
      <w:r w:rsidRPr="00316DD4">
        <w:rPr>
          <w:rFonts w:cs="Times"/>
          <w:i/>
          <w:iCs/>
          <w:sz w:val="16"/>
          <w:szCs w:val="18"/>
          <w:lang w:val="en-GB"/>
        </w:rPr>
        <w:t>ONOS controller</w:t>
      </w:r>
      <w:r>
        <w:rPr>
          <w:rFonts w:cs="Times"/>
          <w:i/>
          <w:iCs/>
          <w:sz w:val="16"/>
          <w:szCs w:val="18"/>
          <w:lang w:val="en-GB"/>
        </w:rPr>
        <w:t>s</w:t>
      </w:r>
    </w:p>
    <w:p w14:paraId="103B7F38" w14:textId="3118B055" w:rsidR="00AB1272" w:rsidRDefault="00AB1272" w:rsidP="006D38F9">
      <w:pPr>
        <w:rPr>
          <w:lang w:val="en-GB" w:eastAsia="de-DE"/>
        </w:rPr>
      </w:pPr>
    </w:p>
    <w:p w14:paraId="6D0FA458" w14:textId="0C20AA2D" w:rsidR="000A3B5F" w:rsidRDefault="000A3B5F" w:rsidP="006D38F9">
      <w:pPr>
        <w:rPr>
          <w:lang w:val="en-GB" w:eastAsia="de-DE"/>
        </w:rPr>
      </w:pPr>
    </w:p>
    <w:p w14:paraId="5C2D2A88" w14:textId="77777777" w:rsidR="000A3B5F" w:rsidRPr="00316DD4" w:rsidRDefault="000A3B5F" w:rsidP="006D38F9">
      <w:pPr>
        <w:rPr>
          <w:lang w:val="en-GB" w:eastAsia="de-DE"/>
        </w:rPr>
      </w:pPr>
    </w:p>
    <w:p w14:paraId="6002ADB2" w14:textId="1F0C4BF9" w:rsidR="004D27BB" w:rsidRPr="00316DD4" w:rsidRDefault="004D27BB" w:rsidP="004D27BB">
      <w:pPr>
        <w:pStyle w:val="berschrift3"/>
        <w:rPr>
          <w:lang w:val="en-GB"/>
        </w:rPr>
      </w:pPr>
      <w:r w:rsidRPr="00316DD4">
        <w:rPr>
          <w:lang w:val="en-GB"/>
        </w:rPr>
        <w:t>Different Controllers with their Devices</w:t>
      </w:r>
    </w:p>
    <w:p w14:paraId="499A07DD" w14:textId="77777777" w:rsidR="00FB6C36" w:rsidRPr="00316DD4"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FB6C36" w:rsidRPr="00316DD4">
        <w:rPr>
          <w:rFonts w:cs="Times"/>
          <w:color w:val="000000" w:themeColor="text1"/>
          <w:szCs w:val="20"/>
          <w:lang w:val="en-GB"/>
        </w:rPr>
        <w:t>following points will be discussed,</w:t>
      </w:r>
    </w:p>
    <w:p w14:paraId="352C7929" w14:textId="385C79D5" w:rsidR="00FB6C36" w:rsidRDefault="00A71DAB" w:rsidP="00FB6C36">
      <w:pPr>
        <w:pStyle w:val="Listenabsatz"/>
        <w:numPr>
          <w:ilvl w:val="0"/>
          <w:numId w:val="23"/>
        </w:numPr>
        <w:rPr>
          <w:rFonts w:cs="Times"/>
          <w:color w:val="000000" w:themeColor="text1"/>
          <w:lang w:val="en-GB"/>
        </w:rPr>
      </w:pPr>
      <w:r>
        <w:rPr>
          <w:rFonts w:cs="Times"/>
          <w:color w:val="000000" w:themeColor="text1"/>
          <w:lang w:val="en-GB"/>
        </w:rPr>
        <w:t xml:space="preserve">Distribution of devices amongst the </w:t>
      </w:r>
      <w:r w:rsidR="004829D3">
        <w:rPr>
          <w:rFonts w:cs="Times"/>
          <w:color w:val="000000" w:themeColor="text1"/>
          <w:lang w:val="en-GB"/>
        </w:rPr>
        <w:t>Controllers</w:t>
      </w:r>
    </w:p>
    <w:p w14:paraId="7A2CE57D" w14:textId="0BCFD2F2" w:rsidR="004829D3" w:rsidRDefault="005328B8" w:rsidP="00FB6C36">
      <w:pPr>
        <w:pStyle w:val="Listenabsatz"/>
        <w:numPr>
          <w:ilvl w:val="0"/>
          <w:numId w:val="23"/>
        </w:numPr>
        <w:rPr>
          <w:rFonts w:cs="Times"/>
          <w:color w:val="000000" w:themeColor="text1"/>
          <w:lang w:val="en-GB"/>
        </w:rPr>
      </w:pPr>
      <w:r>
        <w:rPr>
          <w:rFonts w:cs="Times"/>
          <w:color w:val="000000" w:themeColor="text1"/>
          <w:lang w:val="en-GB"/>
        </w:rPr>
        <w:t xml:space="preserve">Selection of </w:t>
      </w:r>
      <w:r w:rsidR="004829D3">
        <w:rPr>
          <w:rFonts w:cs="Times"/>
          <w:color w:val="000000" w:themeColor="text1"/>
          <w:lang w:val="en-GB"/>
        </w:rPr>
        <w:t>Master Controller</w:t>
      </w:r>
      <w:r>
        <w:rPr>
          <w:rFonts w:cs="Times"/>
          <w:color w:val="000000" w:themeColor="text1"/>
          <w:lang w:val="en-GB"/>
        </w:rPr>
        <w:t xml:space="preserve"> amongst the Controllers</w:t>
      </w:r>
    </w:p>
    <w:p w14:paraId="202424DC" w14:textId="6FA8C177" w:rsidR="004829D3" w:rsidRDefault="004829D3" w:rsidP="00FB6C36">
      <w:pPr>
        <w:pStyle w:val="Listenabsatz"/>
        <w:numPr>
          <w:ilvl w:val="0"/>
          <w:numId w:val="23"/>
        </w:numPr>
        <w:rPr>
          <w:rFonts w:cs="Times"/>
          <w:color w:val="000000" w:themeColor="text1"/>
          <w:lang w:val="en-GB"/>
        </w:rPr>
      </w:pPr>
      <w:r>
        <w:rPr>
          <w:rFonts w:cs="Times"/>
          <w:color w:val="000000" w:themeColor="text1"/>
          <w:lang w:val="en-GB"/>
        </w:rPr>
        <w:t>Failure of one Controller</w:t>
      </w:r>
    </w:p>
    <w:p w14:paraId="3812F67B" w14:textId="77777777" w:rsidR="000A3B5F" w:rsidRPr="000A3B5F" w:rsidRDefault="000A3B5F" w:rsidP="000A3B5F">
      <w:pPr>
        <w:rPr>
          <w:rFonts w:cs="Times"/>
          <w:color w:val="000000" w:themeColor="text1"/>
          <w:lang w:val="en-GB"/>
        </w:rPr>
      </w:pPr>
    </w:p>
    <w:p w14:paraId="0284F630" w14:textId="76B56EDE" w:rsidR="007E63AB" w:rsidRPr="00316DD4" w:rsidRDefault="00ED3FFC" w:rsidP="006D38F9">
      <w:pPr>
        <w:rPr>
          <w:lang w:val="en-GB" w:eastAsia="de-DE"/>
        </w:rPr>
      </w:pPr>
      <w:r w:rsidRPr="00316DD4">
        <w:rPr>
          <w:rFonts w:cs="Times"/>
          <w:noProof/>
          <w:color w:val="000000" w:themeColor="text1"/>
          <w:sz w:val="24"/>
          <w:szCs w:val="24"/>
          <w:lang w:val="en-GB"/>
        </w:rPr>
        <w:drawing>
          <wp:inline distT="0" distB="0" distL="0" distR="0" wp14:anchorId="2947CB87" wp14:editId="4257B4DD">
            <wp:extent cx="5730875" cy="2726137"/>
            <wp:effectExtent l="0" t="0" r="3175" b="0"/>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medium confidence"/>
                    <pic:cNvPicPr/>
                  </pic:nvPicPr>
                  <pic:blipFill rotWithShape="1">
                    <a:blip r:embed="rId17"/>
                    <a:srcRect l="490" t="9754" b="2211"/>
                    <a:stretch/>
                  </pic:blipFill>
                  <pic:spPr bwMode="auto">
                    <a:xfrm>
                      <a:off x="0" y="0"/>
                      <a:ext cx="5732516" cy="2726918"/>
                    </a:xfrm>
                    <a:prstGeom prst="rect">
                      <a:avLst/>
                    </a:prstGeom>
                    <a:ln>
                      <a:noFill/>
                    </a:ln>
                    <a:extLst>
                      <a:ext uri="{53640926-AAD7-44D8-BBD7-CCE9431645EC}">
                        <a14:shadowObscured xmlns:a14="http://schemas.microsoft.com/office/drawing/2010/main"/>
                      </a:ext>
                    </a:extLst>
                  </pic:spPr>
                </pic:pic>
              </a:graphicData>
            </a:graphic>
          </wp:inline>
        </w:drawing>
      </w:r>
    </w:p>
    <w:p w14:paraId="1583C2D2" w14:textId="1241A070" w:rsidR="007E63AB" w:rsidRPr="002E713D" w:rsidRDefault="00314A32" w:rsidP="002E713D">
      <w:pPr>
        <w:jc w:val="center"/>
        <w:rPr>
          <w:i/>
          <w:iCs/>
          <w:sz w:val="16"/>
          <w:szCs w:val="16"/>
          <w:lang w:val="en-GB" w:eastAsia="de-DE"/>
        </w:rPr>
      </w:pPr>
      <w:ins w:id="71" w:author="Peter Gröschke" w:date="2022-09-12T11:28:00Z">
        <w:r>
          <w:rPr>
            <w:i/>
            <w:iCs/>
            <w:sz w:val="16"/>
            <w:szCs w:val="16"/>
            <w:lang w:val="en-GB" w:eastAsia="de-DE"/>
          </w:rPr>
          <w:t xml:space="preserve">(number) </w:t>
        </w:r>
      </w:ins>
      <w:r w:rsidR="001B10E0" w:rsidRPr="002E713D">
        <w:rPr>
          <w:i/>
          <w:iCs/>
          <w:sz w:val="16"/>
          <w:szCs w:val="16"/>
          <w:lang w:val="en-GB" w:eastAsia="de-DE"/>
        </w:rPr>
        <w:t>Failure of one controller</w:t>
      </w:r>
    </w:p>
    <w:p w14:paraId="58D8EF97" w14:textId="156C6826" w:rsidR="007E63AB" w:rsidRPr="00316DD4" w:rsidRDefault="007E63AB" w:rsidP="006D38F9">
      <w:pPr>
        <w:rPr>
          <w:lang w:val="en-GB" w:eastAsia="de-DE"/>
        </w:rPr>
      </w:pPr>
    </w:p>
    <w:p w14:paraId="4EBCCBFB" w14:textId="67F60895" w:rsidR="007E63AB" w:rsidRPr="00316DD4" w:rsidRDefault="007C51D2" w:rsidP="00313E03">
      <w:pPr>
        <w:pStyle w:val="berschrift3"/>
        <w:rPr>
          <w:lang w:val="en-GB"/>
        </w:rPr>
      </w:pPr>
      <w:r w:rsidRPr="00316DD4">
        <w:rPr>
          <w:lang w:val="en-GB"/>
        </w:rPr>
        <w:t>Path Identifier</w:t>
      </w:r>
    </w:p>
    <w:p w14:paraId="275B708F" w14:textId="77777777" w:rsidR="00FB6C36" w:rsidRPr="00316DD4"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FB6C36" w:rsidRPr="00316DD4">
        <w:rPr>
          <w:rFonts w:cs="Times"/>
          <w:color w:val="000000" w:themeColor="text1"/>
          <w:szCs w:val="20"/>
          <w:lang w:val="en-GB"/>
        </w:rPr>
        <w:t>following points will be discussed,</w:t>
      </w:r>
    </w:p>
    <w:p w14:paraId="4EB50DC8" w14:textId="12879C95" w:rsidR="001D7A13" w:rsidRDefault="001D7A13" w:rsidP="00FB6C36">
      <w:pPr>
        <w:pStyle w:val="Listenabsatz"/>
        <w:numPr>
          <w:ilvl w:val="0"/>
          <w:numId w:val="23"/>
        </w:numPr>
        <w:rPr>
          <w:rFonts w:cs="Times"/>
          <w:color w:val="000000" w:themeColor="text1"/>
          <w:lang w:val="en-GB"/>
        </w:rPr>
      </w:pPr>
      <w:r>
        <w:rPr>
          <w:rFonts w:cs="Times"/>
          <w:color w:val="000000" w:themeColor="text1"/>
          <w:lang w:val="en-GB"/>
        </w:rPr>
        <w:t>Links between the devices</w:t>
      </w:r>
      <w:r w:rsidR="00E51595">
        <w:rPr>
          <w:rFonts w:cs="Times"/>
          <w:color w:val="000000" w:themeColor="text1"/>
          <w:lang w:val="en-GB"/>
        </w:rPr>
        <w:t>/hosts</w:t>
      </w:r>
    </w:p>
    <w:p w14:paraId="1782A228" w14:textId="7C7EF23F" w:rsidR="0096270B" w:rsidRDefault="0096270B" w:rsidP="00FB6C36">
      <w:pPr>
        <w:pStyle w:val="Listenabsatz"/>
        <w:numPr>
          <w:ilvl w:val="0"/>
          <w:numId w:val="23"/>
        </w:numPr>
        <w:rPr>
          <w:rFonts w:cs="Times"/>
          <w:color w:val="000000" w:themeColor="text1"/>
          <w:lang w:val="en-GB"/>
        </w:rPr>
      </w:pPr>
      <w:r>
        <w:rPr>
          <w:rFonts w:cs="Times"/>
          <w:color w:val="000000" w:themeColor="text1"/>
          <w:lang w:val="en-GB"/>
        </w:rPr>
        <w:t>Path identification for traffic between the devices</w:t>
      </w:r>
      <w:r w:rsidR="00A93C32">
        <w:rPr>
          <w:rFonts w:cs="Times"/>
          <w:color w:val="000000" w:themeColor="text1"/>
          <w:lang w:val="en-GB"/>
        </w:rPr>
        <w:t>/hosts</w:t>
      </w:r>
    </w:p>
    <w:p w14:paraId="6CDBA95C" w14:textId="1623506F" w:rsidR="001D7A13" w:rsidRPr="00BD06B5" w:rsidRDefault="0088072F" w:rsidP="00BD06B5">
      <w:pPr>
        <w:pStyle w:val="Listenabsatz"/>
        <w:numPr>
          <w:ilvl w:val="0"/>
          <w:numId w:val="23"/>
        </w:numPr>
        <w:rPr>
          <w:rFonts w:cs="Times"/>
          <w:color w:val="000000" w:themeColor="text1"/>
          <w:lang w:val="en-GB"/>
        </w:rPr>
      </w:pPr>
      <w:r w:rsidRPr="00F5742B">
        <w:rPr>
          <w:rFonts w:cs="Times"/>
          <w:color w:val="000000" w:themeColor="text1"/>
          <w:lang w:val="en-GB"/>
        </w:rPr>
        <w:t>Proof and validation of functioning failover mechanisms</w:t>
      </w:r>
      <w:r w:rsidR="001D7A13" w:rsidRPr="00316DD4">
        <w:rPr>
          <w:rFonts w:cs="Times"/>
          <w:color w:val="000000" w:themeColor="text1"/>
          <w:lang w:val="en-GB"/>
        </w:rPr>
        <w:t xml:space="preserve"> of link between</w:t>
      </w:r>
      <w:r w:rsidR="0096270B">
        <w:rPr>
          <w:rFonts w:cs="Times"/>
          <w:color w:val="000000" w:themeColor="text1"/>
          <w:lang w:val="en-GB"/>
        </w:rPr>
        <w:t xml:space="preserve"> the</w:t>
      </w:r>
      <w:r w:rsidR="001D7A13" w:rsidRPr="00316DD4">
        <w:rPr>
          <w:rFonts w:cs="Times"/>
          <w:color w:val="000000" w:themeColor="text1"/>
          <w:lang w:val="en-GB"/>
        </w:rPr>
        <w:t xml:space="preserve"> devices</w:t>
      </w:r>
    </w:p>
    <w:p w14:paraId="4C2F265E" w14:textId="4BC5875C" w:rsidR="007E63AB" w:rsidRDefault="007E63AB" w:rsidP="006D38F9">
      <w:pPr>
        <w:rPr>
          <w:lang w:val="en-GB" w:eastAsia="de-DE"/>
        </w:rPr>
      </w:pPr>
    </w:p>
    <w:p w14:paraId="070D3135" w14:textId="77777777" w:rsidR="000A3B5F" w:rsidRPr="00316DD4" w:rsidRDefault="000A3B5F" w:rsidP="006D38F9">
      <w:pPr>
        <w:rPr>
          <w:lang w:val="en-GB" w:eastAsia="de-DE"/>
        </w:rPr>
      </w:pPr>
    </w:p>
    <w:p w14:paraId="02121DF3" w14:textId="4DB2CEDB" w:rsidR="00082F36" w:rsidRPr="00316DD4" w:rsidRDefault="00ED0BCD" w:rsidP="00ED0BCD">
      <w:pPr>
        <w:pStyle w:val="berschrift2"/>
        <w:rPr>
          <w:lang w:val="en-GB"/>
        </w:rPr>
      </w:pPr>
      <w:r w:rsidRPr="00316DD4">
        <w:rPr>
          <w:lang w:val="en-GB"/>
        </w:rPr>
        <w:lastRenderedPageBreak/>
        <w:t xml:space="preserve">Use </w:t>
      </w:r>
      <w:ins w:id="72" w:author="Peter Gröschke" w:date="2022-09-12T11:28:00Z">
        <w:r w:rsidR="00314A32">
          <w:rPr>
            <w:lang w:val="en-GB"/>
          </w:rPr>
          <w:t>C</w:t>
        </w:r>
      </w:ins>
      <w:del w:id="73" w:author="Peter Gröschke" w:date="2022-09-12T11:28:00Z">
        <w:r w:rsidRPr="00316DD4" w:rsidDel="00314A32">
          <w:rPr>
            <w:lang w:val="en-GB"/>
          </w:rPr>
          <w:delText>c</w:delText>
        </w:r>
      </w:del>
      <w:r w:rsidRPr="00316DD4">
        <w:rPr>
          <w:lang w:val="en-GB"/>
        </w:rPr>
        <w:t>ase</w:t>
      </w:r>
      <w:r w:rsidR="00D77F08" w:rsidRPr="00316DD4">
        <w:rPr>
          <w:lang w:val="en-GB"/>
        </w:rPr>
        <w:t>-</w:t>
      </w:r>
      <w:r w:rsidRPr="00316DD4">
        <w:rPr>
          <w:lang w:val="en-GB"/>
        </w:rPr>
        <w:t>3</w:t>
      </w:r>
      <w:r w:rsidR="00D77F08" w:rsidRPr="00316DD4">
        <w:rPr>
          <w:lang w:val="en-GB"/>
        </w:rPr>
        <w:t>:</w:t>
      </w:r>
      <w:r w:rsidR="00E5081D" w:rsidRPr="00316DD4">
        <w:rPr>
          <w:lang w:val="en-GB"/>
        </w:rPr>
        <w:t xml:space="preserve"> Testing </w:t>
      </w:r>
      <w:ins w:id="74" w:author="Peter Gröschke" w:date="2022-09-12T11:28:00Z">
        <w:r w:rsidR="00314A32">
          <w:rPr>
            <w:lang w:val="en-GB"/>
          </w:rPr>
          <w:t>N</w:t>
        </w:r>
      </w:ins>
      <w:del w:id="75" w:author="Peter Gröschke" w:date="2022-09-12T11:28:00Z">
        <w:r w:rsidR="00E5081D" w:rsidRPr="00316DD4" w:rsidDel="00314A32">
          <w:rPr>
            <w:lang w:val="en-GB"/>
          </w:rPr>
          <w:delText>n</w:delText>
        </w:r>
      </w:del>
      <w:r w:rsidR="00E5081D" w:rsidRPr="00316DD4">
        <w:rPr>
          <w:lang w:val="en-GB"/>
        </w:rPr>
        <w:t xml:space="preserve">etwork with </w:t>
      </w:r>
      <w:ins w:id="76" w:author="Peter Gröschke" w:date="2022-09-12T11:28:00Z">
        <w:r w:rsidR="00314A32">
          <w:rPr>
            <w:lang w:val="en-GB"/>
          </w:rPr>
          <w:t>I</w:t>
        </w:r>
      </w:ins>
      <w:del w:id="77" w:author="Peter Gröschke" w:date="2022-09-12T11:28:00Z">
        <w:r w:rsidR="00E5081D" w:rsidRPr="00316DD4" w:rsidDel="00314A32">
          <w:rPr>
            <w:lang w:val="en-GB"/>
          </w:rPr>
          <w:delText>i</w:delText>
        </w:r>
      </w:del>
      <w:r w:rsidR="00E5081D" w:rsidRPr="00316DD4">
        <w:rPr>
          <w:lang w:val="en-GB"/>
        </w:rPr>
        <w:t xml:space="preserve">solated L2 </w:t>
      </w:r>
      <w:ins w:id="78" w:author="Peter Gröschke" w:date="2022-09-12T11:28:00Z">
        <w:r w:rsidR="00314A32">
          <w:rPr>
            <w:lang w:val="en-GB"/>
          </w:rPr>
          <w:t>O</w:t>
        </w:r>
      </w:ins>
      <w:del w:id="79" w:author="Peter Gröschke" w:date="2022-09-12T11:28:00Z">
        <w:r w:rsidR="00E5081D" w:rsidRPr="00316DD4" w:rsidDel="00314A32">
          <w:rPr>
            <w:lang w:val="en-GB"/>
          </w:rPr>
          <w:delText>o</w:delText>
        </w:r>
      </w:del>
      <w:r w:rsidR="00E5081D" w:rsidRPr="00316DD4">
        <w:rPr>
          <w:lang w:val="en-GB"/>
        </w:rPr>
        <w:t xml:space="preserve">verlay </w:t>
      </w:r>
      <w:ins w:id="80" w:author="Peter Gröschke" w:date="2022-09-12T11:28:00Z">
        <w:r w:rsidR="00314A32">
          <w:rPr>
            <w:lang w:val="en-GB"/>
          </w:rPr>
          <w:t>N</w:t>
        </w:r>
      </w:ins>
      <w:del w:id="81" w:author="Peter Gröschke" w:date="2022-09-12T11:28:00Z">
        <w:r w:rsidR="00E5081D" w:rsidRPr="00316DD4" w:rsidDel="00314A32">
          <w:rPr>
            <w:lang w:val="en-GB"/>
          </w:rPr>
          <w:delText>n</w:delText>
        </w:r>
      </w:del>
      <w:r w:rsidR="00E5081D" w:rsidRPr="00316DD4">
        <w:rPr>
          <w:lang w:val="en-GB"/>
        </w:rPr>
        <w:t>etworks</w:t>
      </w:r>
    </w:p>
    <w:p w14:paraId="6EB07742" w14:textId="3F900935" w:rsidR="007E63AB" w:rsidRDefault="00082F36" w:rsidP="00082F36">
      <w:pPr>
        <w:pStyle w:val="berschrift3"/>
        <w:rPr>
          <w:lang w:val="en-GB"/>
        </w:rPr>
      </w:pPr>
      <w:r w:rsidRPr="00316DD4">
        <w:rPr>
          <w:lang w:val="en-GB"/>
        </w:rPr>
        <w:t>Introduction</w:t>
      </w:r>
    </w:p>
    <w:p w14:paraId="13BE139E" w14:textId="5FB69135" w:rsidR="007C426B" w:rsidRDefault="00E90EA5" w:rsidP="007C426B">
      <w:pPr>
        <w:rPr>
          <w:lang w:val="en-GB" w:eastAsia="de-DE"/>
        </w:rPr>
      </w:pPr>
      <w:r>
        <w:rPr>
          <w:lang w:val="en-GB" w:eastAsia="de-DE"/>
        </w:rPr>
        <w:t>In this Use case</w:t>
      </w:r>
      <w:ins w:id="82" w:author="Peter Gröschke" w:date="2022-09-12T11:28:00Z">
        <w:r w:rsidR="00314A32">
          <w:rPr>
            <w:lang w:val="en-GB" w:eastAsia="de-DE"/>
          </w:rPr>
          <w:t>,</w:t>
        </w:r>
      </w:ins>
      <w:r w:rsidR="007464C5">
        <w:rPr>
          <w:lang w:val="en-GB" w:eastAsia="de-DE"/>
        </w:rPr>
        <w:t xml:space="preserve"> virtually separate </w:t>
      </w:r>
      <w:r w:rsidR="00AE08CF">
        <w:rPr>
          <w:lang w:val="en-GB" w:eastAsia="de-DE"/>
        </w:rPr>
        <w:t xml:space="preserve">paths were created to isolate the traffic flow between the end points. For this </w:t>
      </w:r>
      <w:r w:rsidR="00AE08CF" w:rsidRPr="00AE08CF">
        <w:rPr>
          <w:lang w:val="en-GB" w:eastAsia="de-DE"/>
        </w:rPr>
        <w:t>Virtual Private LAN Service</w:t>
      </w:r>
      <w:r w:rsidR="00AE08CF">
        <w:rPr>
          <w:lang w:val="en-GB" w:eastAsia="de-DE"/>
        </w:rPr>
        <w:t xml:space="preserve"> (VPLS) was implemented in this </w:t>
      </w:r>
      <w:ins w:id="83" w:author="Peter Gröschke" w:date="2022-09-12T11:28:00Z">
        <w:r w:rsidR="00314A32">
          <w:rPr>
            <w:lang w:val="en-GB" w:eastAsia="de-DE"/>
          </w:rPr>
          <w:t>u</w:t>
        </w:r>
      </w:ins>
      <w:del w:id="84" w:author="Peter Gröschke" w:date="2022-09-12T11:28:00Z">
        <w:r w:rsidR="00AE08CF" w:rsidDel="00314A32">
          <w:rPr>
            <w:lang w:val="en-GB" w:eastAsia="de-DE"/>
          </w:rPr>
          <w:delText>U</w:delText>
        </w:r>
      </w:del>
      <w:r w:rsidR="00AE08CF">
        <w:rPr>
          <w:lang w:val="en-GB" w:eastAsia="de-DE"/>
        </w:rPr>
        <w:t xml:space="preserve">se case. </w:t>
      </w:r>
      <w:r w:rsidR="007C426B" w:rsidRPr="007C426B">
        <w:rPr>
          <w:lang w:val="en-GB" w:eastAsia="de-DE"/>
        </w:rPr>
        <w:t xml:space="preserve">The goal </w:t>
      </w:r>
      <w:r w:rsidR="00AE08CF">
        <w:rPr>
          <w:lang w:val="en-GB" w:eastAsia="de-DE"/>
        </w:rPr>
        <w:t>wa</w:t>
      </w:r>
      <w:r w:rsidR="007C426B" w:rsidRPr="007C426B">
        <w:rPr>
          <w:lang w:val="en-GB" w:eastAsia="de-DE"/>
        </w:rPr>
        <w:t>s to connect multiple end</w:t>
      </w:r>
      <w:del w:id="85" w:author="Peter Gröschke" w:date="2022-09-12T11:28:00Z">
        <w:r w:rsidR="007C426B" w:rsidRPr="007C426B" w:rsidDel="00314A32">
          <w:rPr>
            <w:lang w:val="en-GB" w:eastAsia="de-DE"/>
          </w:rPr>
          <w:delText>-</w:delText>
        </w:r>
      </w:del>
      <w:r w:rsidR="007C426B" w:rsidRPr="007C426B">
        <w:rPr>
          <w:lang w:val="en-GB" w:eastAsia="de-DE"/>
        </w:rPr>
        <w:t>points in an OpenFlow network, creating isolated L2 broadcast overlay networks.</w:t>
      </w:r>
      <w:r w:rsidR="00AE08CF">
        <w:rPr>
          <w:lang w:val="en-GB" w:eastAsia="de-DE"/>
        </w:rPr>
        <w:t xml:space="preserve"> </w:t>
      </w:r>
      <w:r w:rsidR="007C426B" w:rsidRPr="007C426B">
        <w:rPr>
          <w:lang w:val="en-GB" w:eastAsia="de-DE"/>
        </w:rPr>
        <w:t xml:space="preserve">While legacy technologies require the manual configuration of multiple devices in the network, VPLS tries to make the process easier for </w:t>
      </w:r>
      <w:commentRangeStart w:id="86"/>
      <w:r w:rsidR="007C426B" w:rsidRPr="007C426B">
        <w:rPr>
          <w:lang w:val="en-GB" w:eastAsia="de-DE"/>
        </w:rPr>
        <w:t>network operators</w:t>
      </w:r>
      <w:commentRangeEnd w:id="86"/>
      <w:r w:rsidR="00314A32">
        <w:rPr>
          <w:rStyle w:val="Kommentarzeichen"/>
        </w:rPr>
        <w:commentReference w:id="86"/>
      </w:r>
      <w:r w:rsidR="007C426B" w:rsidRPr="007C426B">
        <w:rPr>
          <w:lang w:val="en-GB" w:eastAsia="de-DE"/>
        </w:rPr>
        <w:t>.</w:t>
      </w:r>
      <w:r w:rsidR="00AE08CF">
        <w:rPr>
          <w:lang w:val="en-GB" w:eastAsia="de-DE"/>
        </w:rPr>
        <w:t xml:space="preserve"> </w:t>
      </w:r>
      <w:r w:rsidR="007C426B" w:rsidRPr="007C426B">
        <w:rPr>
          <w:lang w:val="en-GB" w:eastAsia="de-DE"/>
        </w:rPr>
        <w:t xml:space="preserve">Hosts that get connected together can send in either untagged or VLAN tagged traffic, using either the same or different VLAN </w:t>
      </w:r>
      <w:r w:rsidR="00AE08CF">
        <w:rPr>
          <w:lang w:val="en-GB" w:eastAsia="de-DE"/>
        </w:rPr>
        <w:t>ID</w:t>
      </w:r>
      <w:r w:rsidR="007C426B" w:rsidRPr="007C426B">
        <w:rPr>
          <w:lang w:val="en-GB" w:eastAsia="de-DE"/>
        </w:rPr>
        <w:t>s.</w:t>
      </w:r>
      <w:r w:rsidR="008C3C9E">
        <w:rPr>
          <w:lang w:val="en-GB" w:eastAsia="de-DE"/>
        </w:rPr>
        <w:t xml:space="preserve"> Two different VPLS were created, </w:t>
      </w:r>
      <w:r w:rsidR="003E1E4C">
        <w:rPr>
          <w:lang w:val="en-GB" w:eastAsia="de-DE"/>
        </w:rPr>
        <w:t xml:space="preserve">first, </w:t>
      </w:r>
      <w:r w:rsidR="008C3C9E">
        <w:rPr>
          <w:lang w:val="en-GB" w:eastAsia="de-DE"/>
        </w:rPr>
        <w:t>blue VPLS connecting Host H1 with Server 1 and</w:t>
      </w:r>
      <w:r w:rsidR="003E1E4C">
        <w:rPr>
          <w:lang w:val="en-GB" w:eastAsia="de-DE"/>
        </w:rPr>
        <w:t xml:space="preserve"> second,</w:t>
      </w:r>
      <w:r w:rsidR="008C3C9E">
        <w:rPr>
          <w:lang w:val="en-GB" w:eastAsia="de-DE"/>
        </w:rPr>
        <w:t xml:space="preserve"> red VPLS connecting Host H2 with Server 2 as observed in following figure.</w:t>
      </w:r>
    </w:p>
    <w:p w14:paraId="0BD6B235" w14:textId="77250A0D" w:rsidR="00FB6C36" w:rsidRPr="00F2377D" w:rsidRDefault="00FB6C36" w:rsidP="00F2377D">
      <w:pPr>
        <w:rPr>
          <w:rFonts w:cs="Times"/>
          <w:color w:val="000000" w:themeColor="text1"/>
          <w:lang w:val="en-GB"/>
        </w:rPr>
      </w:pPr>
    </w:p>
    <w:p w14:paraId="0EE43FE9" w14:textId="467F4583" w:rsidR="00B11C47" w:rsidRPr="00316DD4" w:rsidRDefault="00B11C47" w:rsidP="00B11C47">
      <w:pPr>
        <w:rPr>
          <w:lang w:val="en-GB" w:eastAsia="de-DE"/>
        </w:rPr>
      </w:pPr>
    </w:p>
    <w:p w14:paraId="30F4803D" w14:textId="7F82D79D" w:rsidR="009C6467" w:rsidRDefault="009C6467" w:rsidP="0020452C">
      <w:pPr>
        <w:jc w:val="center"/>
        <w:rPr>
          <w:lang w:val="en-GB" w:eastAsia="de-DE"/>
        </w:rPr>
      </w:pPr>
      <w:commentRangeStart w:id="87"/>
      <w:r w:rsidRPr="00316DD4">
        <w:rPr>
          <w:noProof/>
          <w:lang w:val="en-GB"/>
        </w:rPr>
        <w:drawing>
          <wp:inline distT="0" distB="0" distL="0" distR="0" wp14:anchorId="7EA5F97E" wp14:editId="5996A755">
            <wp:extent cx="5862364" cy="2479589"/>
            <wp:effectExtent l="0" t="0" r="5080" b="0"/>
            <wp:docPr id="32" name="Picture 3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radar chart&#10;&#10;Description automatically generated"/>
                    <pic:cNvPicPr/>
                  </pic:nvPicPr>
                  <pic:blipFill rotWithShape="1">
                    <a:blip r:embed="rId18"/>
                    <a:srcRect l="4004" t="9842" r="6744" b="19950"/>
                    <a:stretch/>
                  </pic:blipFill>
                  <pic:spPr bwMode="auto">
                    <a:xfrm>
                      <a:off x="0" y="0"/>
                      <a:ext cx="5882486" cy="2488100"/>
                    </a:xfrm>
                    <a:prstGeom prst="rect">
                      <a:avLst/>
                    </a:prstGeom>
                    <a:ln>
                      <a:noFill/>
                    </a:ln>
                    <a:extLst>
                      <a:ext uri="{53640926-AAD7-44D8-BBD7-CCE9431645EC}">
                        <a14:shadowObscured xmlns:a14="http://schemas.microsoft.com/office/drawing/2010/main"/>
                      </a:ext>
                    </a:extLst>
                  </pic:spPr>
                </pic:pic>
              </a:graphicData>
            </a:graphic>
          </wp:inline>
        </w:drawing>
      </w:r>
      <w:commentRangeEnd w:id="87"/>
      <w:r w:rsidR="00314A32">
        <w:rPr>
          <w:rStyle w:val="Kommentarzeichen"/>
        </w:rPr>
        <w:commentReference w:id="87"/>
      </w:r>
    </w:p>
    <w:p w14:paraId="050D2429" w14:textId="449F7CE2" w:rsidR="00233BDF" w:rsidRPr="00316DD4" w:rsidRDefault="00314A32" w:rsidP="00233BDF">
      <w:pPr>
        <w:jc w:val="center"/>
        <w:rPr>
          <w:szCs w:val="20"/>
          <w:lang w:val="en-GB" w:eastAsia="de-DE"/>
        </w:rPr>
      </w:pPr>
      <w:ins w:id="88" w:author="Peter Gröschke" w:date="2022-09-12T11:30:00Z">
        <w:r>
          <w:rPr>
            <w:rFonts w:cs="Times"/>
            <w:i/>
            <w:iCs/>
            <w:sz w:val="16"/>
            <w:szCs w:val="18"/>
          </w:rPr>
          <w:t xml:space="preserve">(number) </w:t>
        </w:r>
      </w:ins>
      <w:r w:rsidR="00233BDF" w:rsidRPr="00771111">
        <w:rPr>
          <w:rFonts w:cs="Times"/>
          <w:i/>
          <w:iCs/>
          <w:sz w:val="16"/>
          <w:szCs w:val="18"/>
        </w:rPr>
        <w:t xml:space="preserve">Topology created in the GNS3 with different </w:t>
      </w:r>
      <w:ins w:id="89" w:author="Peter Gröschke" w:date="2022-09-12T11:30:00Z">
        <w:r>
          <w:rPr>
            <w:rFonts w:cs="Times"/>
            <w:i/>
            <w:iCs/>
            <w:sz w:val="16"/>
            <w:szCs w:val="18"/>
          </w:rPr>
          <w:t>n</w:t>
        </w:r>
      </w:ins>
      <w:del w:id="90" w:author="Peter Gröschke" w:date="2022-09-12T11:30:00Z">
        <w:r w:rsidR="00233BDF" w:rsidRPr="00771111" w:rsidDel="00314A32">
          <w:rPr>
            <w:rFonts w:cs="Times"/>
            <w:i/>
            <w:iCs/>
            <w:sz w:val="16"/>
            <w:szCs w:val="18"/>
          </w:rPr>
          <w:delText>N</w:delText>
        </w:r>
      </w:del>
      <w:r w:rsidR="00233BDF" w:rsidRPr="00771111">
        <w:rPr>
          <w:rFonts w:cs="Times"/>
          <w:i/>
          <w:iCs/>
          <w:sz w:val="16"/>
          <w:szCs w:val="18"/>
        </w:rPr>
        <w:t>etwork devices</w:t>
      </w:r>
    </w:p>
    <w:p w14:paraId="6C7FFCAB" w14:textId="77777777" w:rsidR="00233BDF" w:rsidRPr="00316DD4" w:rsidRDefault="00233BDF" w:rsidP="0020452C">
      <w:pPr>
        <w:jc w:val="center"/>
        <w:rPr>
          <w:lang w:val="en-GB" w:eastAsia="de-DE"/>
        </w:rPr>
      </w:pPr>
    </w:p>
    <w:p w14:paraId="5FE52EEB" w14:textId="41F4AF26" w:rsidR="00341FF3" w:rsidRPr="00316DD4" w:rsidRDefault="00341FF3" w:rsidP="00341FF3">
      <w:pPr>
        <w:pStyle w:val="berschrift3"/>
        <w:rPr>
          <w:lang w:val="en-GB"/>
        </w:rPr>
      </w:pPr>
      <w:r w:rsidRPr="00316DD4">
        <w:rPr>
          <w:lang w:val="en-GB"/>
        </w:rPr>
        <w:t>Configuration</w:t>
      </w:r>
    </w:p>
    <w:p w14:paraId="15998C26" w14:textId="46FC79F3" w:rsidR="00FB6C36" w:rsidRPr="00316DD4"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9318E4">
        <w:rPr>
          <w:rFonts w:cs="Times"/>
          <w:color w:val="000000" w:themeColor="text1"/>
          <w:szCs w:val="20"/>
          <w:lang w:val="en-GB"/>
        </w:rPr>
        <w:t xml:space="preserve">the </w:t>
      </w:r>
      <w:r w:rsidR="00FB6C36" w:rsidRPr="00316DD4">
        <w:rPr>
          <w:rFonts w:cs="Times"/>
          <w:color w:val="000000" w:themeColor="text1"/>
          <w:szCs w:val="20"/>
          <w:lang w:val="en-GB"/>
        </w:rPr>
        <w:t>following points will be discussed</w:t>
      </w:r>
      <w:ins w:id="91" w:author="Peter Gröschke" w:date="2022-09-12T13:44:00Z">
        <w:r w:rsidR="00DA2825">
          <w:rPr>
            <w:rFonts w:cs="Times"/>
            <w:color w:val="000000" w:themeColor="text1"/>
            <w:szCs w:val="20"/>
            <w:lang w:val="en-GB"/>
          </w:rPr>
          <w:t>:</w:t>
        </w:r>
      </w:ins>
      <w:del w:id="92" w:author="Peter Gröschke" w:date="2022-09-12T13:44:00Z">
        <w:r w:rsidR="00FB6C36" w:rsidRPr="00316DD4" w:rsidDel="00DA2825">
          <w:rPr>
            <w:rFonts w:cs="Times"/>
            <w:color w:val="000000" w:themeColor="text1"/>
            <w:szCs w:val="20"/>
            <w:lang w:val="en-GB"/>
          </w:rPr>
          <w:delText>,</w:delText>
        </w:r>
      </w:del>
    </w:p>
    <w:p w14:paraId="6795E329" w14:textId="77777777" w:rsidR="009318E4" w:rsidRDefault="009318E4" w:rsidP="00FB6C36">
      <w:pPr>
        <w:pStyle w:val="Listenabsatz"/>
        <w:numPr>
          <w:ilvl w:val="0"/>
          <w:numId w:val="23"/>
        </w:numPr>
        <w:rPr>
          <w:rFonts w:cs="Times"/>
          <w:color w:val="000000" w:themeColor="text1"/>
          <w:lang w:val="en-GB"/>
        </w:rPr>
      </w:pPr>
      <w:r>
        <w:rPr>
          <w:rFonts w:cs="Times"/>
          <w:color w:val="000000" w:themeColor="text1"/>
          <w:lang w:val="en-GB"/>
        </w:rPr>
        <w:t>Configuration of VPLS on SDN controller</w:t>
      </w:r>
    </w:p>
    <w:p w14:paraId="4A237679" w14:textId="38E42221" w:rsidR="00ED0BCD" w:rsidRDefault="00564FE1" w:rsidP="00564FE1">
      <w:pPr>
        <w:pStyle w:val="Listenabsatz"/>
        <w:numPr>
          <w:ilvl w:val="0"/>
          <w:numId w:val="23"/>
        </w:numPr>
        <w:rPr>
          <w:rFonts w:cs="Times"/>
          <w:color w:val="000000" w:themeColor="text1"/>
          <w:lang w:val="en-GB"/>
        </w:rPr>
      </w:pPr>
      <w:r>
        <w:rPr>
          <w:rFonts w:cs="Times"/>
          <w:color w:val="000000" w:themeColor="text1"/>
          <w:lang w:val="en-GB"/>
        </w:rPr>
        <w:t>Working of VPLS</w:t>
      </w:r>
    </w:p>
    <w:p w14:paraId="0BFDDC2E" w14:textId="4BFC4287" w:rsidR="004163E5" w:rsidRPr="00316DD4" w:rsidRDefault="004163E5" w:rsidP="004163E5">
      <w:pPr>
        <w:pStyle w:val="Listenabsatz"/>
        <w:numPr>
          <w:ilvl w:val="0"/>
          <w:numId w:val="23"/>
        </w:numPr>
        <w:rPr>
          <w:rFonts w:cs="Times"/>
          <w:color w:val="000000" w:themeColor="text1"/>
          <w:lang w:val="en-GB"/>
        </w:rPr>
      </w:pPr>
      <w:r>
        <w:rPr>
          <w:rFonts w:cs="Times"/>
          <w:color w:val="000000" w:themeColor="text1"/>
          <w:lang w:val="en-GB"/>
        </w:rPr>
        <w:t>Studying VPLS application of ONOS controller</w:t>
      </w:r>
    </w:p>
    <w:p w14:paraId="34026100" w14:textId="77777777" w:rsidR="00564FE1" w:rsidRPr="00564FE1" w:rsidRDefault="00564FE1" w:rsidP="00564FE1">
      <w:pPr>
        <w:rPr>
          <w:rFonts w:cs="Times"/>
          <w:color w:val="000000" w:themeColor="text1"/>
          <w:lang w:val="en-GB"/>
        </w:rPr>
      </w:pPr>
    </w:p>
    <w:p w14:paraId="77E67C3D" w14:textId="2E89B55C" w:rsidR="00082F36" w:rsidRPr="00316DD4" w:rsidRDefault="00ED0BCD" w:rsidP="00082F36">
      <w:pPr>
        <w:pStyle w:val="berschrift2"/>
        <w:rPr>
          <w:lang w:val="en-GB"/>
        </w:rPr>
      </w:pPr>
      <w:r w:rsidRPr="00316DD4">
        <w:rPr>
          <w:lang w:val="en-GB"/>
        </w:rPr>
        <w:lastRenderedPageBreak/>
        <w:t xml:space="preserve">Use </w:t>
      </w:r>
      <w:ins w:id="93" w:author="Peter Gröschke" w:date="2022-09-12T13:44:00Z">
        <w:r w:rsidR="00DA2825">
          <w:rPr>
            <w:lang w:val="en-GB"/>
          </w:rPr>
          <w:t>C</w:t>
        </w:r>
      </w:ins>
      <w:del w:id="94" w:author="Peter Gröschke" w:date="2022-09-12T13:44:00Z">
        <w:r w:rsidRPr="00316DD4" w:rsidDel="00DA2825">
          <w:rPr>
            <w:lang w:val="en-GB"/>
          </w:rPr>
          <w:delText>c</w:delText>
        </w:r>
      </w:del>
      <w:r w:rsidRPr="00316DD4">
        <w:rPr>
          <w:lang w:val="en-GB"/>
        </w:rPr>
        <w:t>ase</w:t>
      </w:r>
      <w:r w:rsidR="00D77F08" w:rsidRPr="00316DD4">
        <w:rPr>
          <w:lang w:val="en-GB"/>
        </w:rPr>
        <w:t>-</w:t>
      </w:r>
      <w:r w:rsidRPr="00316DD4">
        <w:rPr>
          <w:lang w:val="en-GB"/>
        </w:rPr>
        <w:t>4</w:t>
      </w:r>
      <w:r w:rsidR="00D77F08" w:rsidRPr="00316DD4">
        <w:rPr>
          <w:lang w:val="en-GB"/>
        </w:rPr>
        <w:t>:</w:t>
      </w:r>
      <w:r w:rsidR="008D40E6" w:rsidRPr="00316DD4">
        <w:rPr>
          <w:lang w:val="en-GB"/>
        </w:rPr>
        <w:t xml:space="preserve"> </w:t>
      </w:r>
      <w:r w:rsidR="00E5081D" w:rsidRPr="00316DD4">
        <w:rPr>
          <w:lang w:val="en-GB"/>
        </w:rPr>
        <w:t xml:space="preserve">Testing </w:t>
      </w:r>
      <w:ins w:id="95" w:author="Peter Gröschke" w:date="2022-09-12T13:44:00Z">
        <w:r w:rsidR="00DA2825">
          <w:rPr>
            <w:lang w:val="en-GB"/>
          </w:rPr>
          <w:t>N</w:t>
        </w:r>
      </w:ins>
      <w:del w:id="96" w:author="Peter Gröschke" w:date="2022-09-12T13:44:00Z">
        <w:r w:rsidR="00E5081D" w:rsidRPr="00316DD4" w:rsidDel="00DA2825">
          <w:rPr>
            <w:lang w:val="en-GB"/>
          </w:rPr>
          <w:delText>n</w:delText>
        </w:r>
      </w:del>
      <w:r w:rsidR="00E5081D" w:rsidRPr="00316DD4">
        <w:rPr>
          <w:lang w:val="en-GB"/>
        </w:rPr>
        <w:t xml:space="preserve">etwork with IPv6 </w:t>
      </w:r>
      <w:ins w:id="97" w:author="Peter Gröschke" w:date="2022-09-12T13:45:00Z">
        <w:r w:rsidR="00DA2825">
          <w:rPr>
            <w:lang w:val="en-GB"/>
          </w:rPr>
          <w:t>A</w:t>
        </w:r>
      </w:ins>
      <w:del w:id="98" w:author="Peter Gröschke" w:date="2022-09-12T13:45:00Z">
        <w:r w:rsidR="00E5081D" w:rsidRPr="00316DD4" w:rsidDel="00DA2825">
          <w:rPr>
            <w:lang w:val="en-GB"/>
          </w:rPr>
          <w:delText>a</w:delText>
        </w:r>
      </w:del>
      <w:r w:rsidR="00E5081D" w:rsidRPr="00316DD4">
        <w:rPr>
          <w:lang w:val="en-GB"/>
        </w:rPr>
        <w:t>ddressing</w:t>
      </w:r>
    </w:p>
    <w:p w14:paraId="7AB8AEE5" w14:textId="650452A8" w:rsidR="00ED0BCD" w:rsidRPr="00316DD4" w:rsidRDefault="00082F36" w:rsidP="00ED0BCD">
      <w:pPr>
        <w:pStyle w:val="berschrift3"/>
        <w:rPr>
          <w:rStyle w:val="berschrift3Zchn"/>
          <w:lang w:val="en-GB"/>
        </w:rPr>
      </w:pPr>
      <w:r w:rsidRPr="00316DD4">
        <w:rPr>
          <w:lang w:val="en-GB"/>
        </w:rPr>
        <w:t>I</w:t>
      </w:r>
      <w:r w:rsidRPr="00316DD4">
        <w:rPr>
          <w:rStyle w:val="berschrift3Zchn"/>
          <w:lang w:val="en-GB"/>
        </w:rPr>
        <w:t>ntroduction</w:t>
      </w:r>
    </w:p>
    <w:p w14:paraId="71E3EE3D" w14:textId="14BF32E4" w:rsidR="00B11C47" w:rsidRPr="009B5D33" w:rsidRDefault="00480B30" w:rsidP="00B11C47">
      <w:pPr>
        <w:rPr>
          <w:rFonts w:cs="Times"/>
          <w:color w:val="000000" w:themeColor="text1"/>
          <w:szCs w:val="20"/>
          <w:lang w:val="en-GB"/>
        </w:rPr>
      </w:pPr>
      <w:r>
        <w:rPr>
          <w:rFonts w:cs="Times"/>
          <w:color w:val="000000" w:themeColor="text1"/>
          <w:szCs w:val="20"/>
          <w:lang w:val="en-GB"/>
        </w:rPr>
        <w:t xml:space="preserve">For testing the SDN controller functionality with the IPv6 addressing </w:t>
      </w:r>
      <w:r w:rsidR="00B11C47" w:rsidRPr="00316DD4">
        <w:rPr>
          <w:rFonts w:cs="Times"/>
          <w:color w:val="000000" w:themeColor="text1"/>
          <w:szCs w:val="20"/>
          <w:lang w:val="en-GB"/>
        </w:rPr>
        <w:t xml:space="preserve">this </w:t>
      </w:r>
      <w:ins w:id="99" w:author="Peter Gröschke" w:date="2022-09-12T13:45:00Z">
        <w:r w:rsidR="00DA2825">
          <w:rPr>
            <w:rFonts w:cs="Times"/>
            <w:color w:val="000000" w:themeColor="text1"/>
            <w:szCs w:val="20"/>
            <w:lang w:val="en-GB"/>
          </w:rPr>
          <w:t>u</w:t>
        </w:r>
      </w:ins>
      <w:del w:id="100" w:author="Peter Gröschke" w:date="2022-09-12T13:45:00Z">
        <w:r w:rsidDel="00DA2825">
          <w:rPr>
            <w:rFonts w:cs="Times"/>
            <w:color w:val="000000" w:themeColor="text1"/>
            <w:szCs w:val="20"/>
            <w:lang w:val="en-GB"/>
          </w:rPr>
          <w:delText>U</w:delText>
        </w:r>
      </w:del>
      <w:r>
        <w:rPr>
          <w:rFonts w:cs="Times"/>
          <w:color w:val="000000" w:themeColor="text1"/>
          <w:szCs w:val="20"/>
          <w:lang w:val="en-GB"/>
        </w:rPr>
        <w:t xml:space="preserve">se case was implemented. </w:t>
      </w:r>
      <w:del w:id="101" w:author="Peter Gröschke" w:date="2022-09-12T13:45:00Z">
        <w:r w:rsidDel="00DA2825">
          <w:rPr>
            <w:rFonts w:cs="Times"/>
            <w:color w:val="000000" w:themeColor="text1"/>
            <w:szCs w:val="20"/>
            <w:lang w:val="en-GB"/>
          </w:rPr>
          <w:delText>In this Use case, t</w:delText>
        </w:r>
      </w:del>
      <w:ins w:id="102" w:author="Peter Gröschke" w:date="2022-09-12T13:45:00Z">
        <w:r w:rsidR="00DA2825">
          <w:rPr>
            <w:rFonts w:cs="Times"/>
            <w:color w:val="000000" w:themeColor="text1"/>
            <w:szCs w:val="20"/>
            <w:lang w:val="en-GB"/>
          </w:rPr>
          <w:t>T</w:t>
        </w:r>
      </w:ins>
      <w:r>
        <w:rPr>
          <w:rFonts w:cs="Times"/>
          <w:color w:val="000000" w:themeColor="text1"/>
          <w:szCs w:val="20"/>
          <w:lang w:val="en-GB"/>
        </w:rPr>
        <w:t xml:space="preserve">he network was created </w:t>
      </w:r>
      <w:del w:id="103" w:author="Peter Gröschke" w:date="2022-09-12T13:45:00Z">
        <w:r w:rsidR="009B5D33" w:rsidDel="00DA2825">
          <w:rPr>
            <w:rFonts w:cs="Times"/>
            <w:color w:val="000000" w:themeColor="text1"/>
            <w:szCs w:val="20"/>
            <w:lang w:val="en-GB"/>
          </w:rPr>
          <w:delText>consisting of</w:delText>
        </w:r>
      </w:del>
      <w:ins w:id="104" w:author="Peter Gröschke" w:date="2022-09-12T13:45:00Z">
        <w:r w:rsidR="00DA2825">
          <w:rPr>
            <w:rFonts w:cs="Times"/>
            <w:color w:val="000000" w:themeColor="text1"/>
            <w:szCs w:val="20"/>
            <w:lang w:val="en-GB"/>
          </w:rPr>
          <w:t>using</w:t>
        </w:r>
      </w:ins>
      <w:r>
        <w:rPr>
          <w:rFonts w:cs="Times"/>
          <w:color w:val="000000" w:themeColor="text1"/>
          <w:szCs w:val="20"/>
          <w:lang w:val="en-GB"/>
        </w:rPr>
        <w:t xml:space="preserve"> IPv6 </w:t>
      </w:r>
      <w:del w:id="105" w:author="Peter Gröschke" w:date="2022-09-12T13:45:00Z">
        <w:r w:rsidDel="00DA2825">
          <w:rPr>
            <w:rFonts w:cs="Times"/>
            <w:color w:val="000000" w:themeColor="text1"/>
            <w:szCs w:val="20"/>
            <w:lang w:val="en-GB"/>
          </w:rPr>
          <w:delText xml:space="preserve">addresses </w:delText>
        </w:r>
      </w:del>
      <w:r>
        <w:rPr>
          <w:rFonts w:cs="Times"/>
          <w:color w:val="000000" w:themeColor="text1"/>
          <w:szCs w:val="20"/>
          <w:lang w:val="en-GB"/>
        </w:rPr>
        <w:t xml:space="preserve">and </w:t>
      </w:r>
      <w:r w:rsidR="009B5D33">
        <w:rPr>
          <w:rFonts w:cs="Times"/>
          <w:color w:val="000000" w:themeColor="text1"/>
          <w:szCs w:val="20"/>
          <w:lang w:val="en-GB"/>
        </w:rPr>
        <w:t>IPv4 addresses. The network was simultaneously tested for both t</w:t>
      </w:r>
      <w:ins w:id="106" w:author="Peter Gröschke" w:date="2022-09-12T13:45:00Z">
        <w:r w:rsidR="00DA2825">
          <w:rPr>
            <w:rFonts w:cs="Times"/>
            <w:color w:val="000000" w:themeColor="text1"/>
            <w:szCs w:val="20"/>
            <w:lang w:val="en-GB"/>
          </w:rPr>
          <w:t>ypes of</w:t>
        </w:r>
      </w:ins>
      <w:del w:id="107" w:author="Peter Gröschke" w:date="2022-09-12T13:45:00Z">
        <w:r w:rsidR="009B5D33" w:rsidDel="00DA2825">
          <w:rPr>
            <w:rFonts w:cs="Times"/>
            <w:color w:val="000000" w:themeColor="text1"/>
            <w:szCs w:val="20"/>
            <w:lang w:val="en-GB"/>
          </w:rPr>
          <w:delText>he</w:delText>
        </w:r>
      </w:del>
      <w:r w:rsidR="009B5D33">
        <w:rPr>
          <w:rFonts w:cs="Times"/>
          <w:color w:val="000000" w:themeColor="text1"/>
          <w:szCs w:val="20"/>
          <w:lang w:val="en-GB"/>
        </w:rPr>
        <w:t xml:space="preserve"> addresses. In the </w:t>
      </w:r>
      <w:del w:id="108" w:author="Peter Gröschke" w:date="2022-09-12T13:46:00Z">
        <w:r w:rsidR="009B5D33" w:rsidDel="00DA2825">
          <w:rPr>
            <w:rFonts w:cs="Times"/>
            <w:color w:val="000000" w:themeColor="text1"/>
            <w:szCs w:val="20"/>
            <w:lang w:val="en-GB"/>
          </w:rPr>
          <w:delText xml:space="preserve">below </w:delText>
        </w:r>
      </w:del>
      <w:r w:rsidR="009B5D33">
        <w:rPr>
          <w:rFonts w:cs="Times"/>
          <w:color w:val="000000" w:themeColor="text1"/>
          <w:szCs w:val="20"/>
          <w:lang w:val="en-GB"/>
        </w:rPr>
        <w:t xml:space="preserve">figure </w:t>
      </w:r>
      <w:ins w:id="109" w:author="Peter Gröschke" w:date="2022-09-12T13:46:00Z">
        <w:r w:rsidR="00DA2825">
          <w:rPr>
            <w:rFonts w:cs="Times"/>
            <w:color w:val="000000" w:themeColor="text1"/>
            <w:szCs w:val="20"/>
            <w:lang w:val="en-GB"/>
          </w:rPr>
          <w:t>below</w:t>
        </w:r>
        <w:r w:rsidR="00DA2825">
          <w:rPr>
            <w:rFonts w:cs="Times"/>
            <w:color w:val="000000" w:themeColor="text1"/>
            <w:szCs w:val="20"/>
            <w:lang w:val="en-GB"/>
          </w:rPr>
          <w:t xml:space="preserve"> </w:t>
        </w:r>
      </w:ins>
      <w:r w:rsidR="009B5D33">
        <w:rPr>
          <w:rFonts w:cs="Times"/>
          <w:color w:val="000000" w:themeColor="text1"/>
          <w:szCs w:val="20"/>
          <w:lang w:val="en-GB"/>
        </w:rPr>
        <w:t>two IPv6 Hosts are represented as H1&amp; H2 and two IPv4 Hosts are represented as H1-4 &amp; H2-4.</w:t>
      </w:r>
    </w:p>
    <w:p w14:paraId="5A18AED2" w14:textId="45C7258F" w:rsidR="009C6467" w:rsidRDefault="009C6467" w:rsidP="0020452C">
      <w:pPr>
        <w:jc w:val="center"/>
        <w:rPr>
          <w:lang w:val="en-GB" w:eastAsia="de-DE"/>
        </w:rPr>
      </w:pPr>
      <w:r w:rsidRPr="00316DD4">
        <w:rPr>
          <w:noProof/>
          <w:lang w:val="en-GB"/>
        </w:rPr>
        <w:drawing>
          <wp:inline distT="0" distB="0" distL="0" distR="0" wp14:anchorId="558A5308" wp14:editId="00FA7609">
            <wp:extent cx="5607908" cy="2652584"/>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19"/>
                    <a:srcRect l="10217" t="12480" r="20045" b="25453"/>
                    <a:stretch/>
                  </pic:blipFill>
                  <pic:spPr bwMode="auto">
                    <a:xfrm>
                      <a:off x="0" y="0"/>
                      <a:ext cx="5627767" cy="2661978"/>
                    </a:xfrm>
                    <a:prstGeom prst="rect">
                      <a:avLst/>
                    </a:prstGeom>
                    <a:ln>
                      <a:noFill/>
                    </a:ln>
                    <a:extLst>
                      <a:ext uri="{53640926-AAD7-44D8-BBD7-CCE9431645EC}">
                        <a14:shadowObscured xmlns:a14="http://schemas.microsoft.com/office/drawing/2010/main"/>
                      </a:ext>
                    </a:extLst>
                  </pic:spPr>
                </pic:pic>
              </a:graphicData>
            </a:graphic>
          </wp:inline>
        </w:drawing>
      </w:r>
    </w:p>
    <w:p w14:paraId="78460A02" w14:textId="77777777" w:rsidR="00233BDF" w:rsidRPr="00316DD4" w:rsidRDefault="00233BDF" w:rsidP="00233BDF">
      <w:pPr>
        <w:jc w:val="center"/>
        <w:rPr>
          <w:szCs w:val="20"/>
          <w:lang w:val="en-GB" w:eastAsia="de-DE"/>
        </w:rPr>
      </w:pPr>
      <w:r w:rsidRPr="00771111">
        <w:rPr>
          <w:rFonts w:cs="Times"/>
          <w:i/>
          <w:iCs/>
          <w:sz w:val="16"/>
          <w:szCs w:val="18"/>
        </w:rPr>
        <w:t>Topology created in the GNS3 with different Network devices</w:t>
      </w:r>
    </w:p>
    <w:p w14:paraId="03F8BBB7" w14:textId="77777777" w:rsidR="00233BDF" w:rsidRPr="00316DD4" w:rsidRDefault="00233BDF" w:rsidP="009B5D33">
      <w:pPr>
        <w:rPr>
          <w:lang w:val="en-GB" w:eastAsia="de-DE"/>
        </w:rPr>
      </w:pPr>
    </w:p>
    <w:p w14:paraId="58FF44A4" w14:textId="3F3FD0D0" w:rsidR="00804EF2" w:rsidRPr="00316DD4" w:rsidRDefault="00804EF2" w:rsidP="00804EF2">
      <w:pPr>
        <w:pStyle w:val="berschrift3"/>
        <w:rPr>
          <w:lang w:val="en-GB"/>
        </w:rPr>
      </w:pPr>
      <w:r w:rsidRPr="00316DD4">
        <w:rPr>
          <w:lang w:val="en-GB"/>
        </w:rPr>
        <w:t xml:space="preserve">IPv6 </w:t>
      </w:r>
      <w:r w:rsidR="003F549F" w:rsidRPr="00316DD4">
        <w:rPr>
          <w:lang w:val="en-GB"/>
        </w:rPr>
        <w:t>tunnelling</w:t>
      </w:r>
      <w:r w:rsidRPr="00316DD4">
        <w:rPr>
          <w:lang w:val="en-GB"/>
        </w:rPr>
        <w:t xml:space="preserve"> over IPv4</w:t>
      </w:r>
    </w:p>
    <w:p w14:paraId="3B932A26" w14:textId="77777777" w:rsidR="00FB6C36" w:rsidRPr="00316DD4"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FB6C36" w:rsidRPr="00316DD4">
        <w:rPr>
          <w:rFonts w:cs="Times"/>
          <w:color w:val="000000" w:themeColor="text1"/>
          <w:szCs w:val="20"/>
          <w:lang w:val="en-GB"/>
        </w:rPr>
        <w:t>following points will be discussed,</w:t>
      </w:r>
    </w:p>
    <w:p w14:paraId="17C4D643" w14:textId="0C555BC4" w:rsidR="00FB6C36" w:rsidRPr="00316DD4" w:rsidRDefault="006E389F" w:rsidP="00FB6C36">
      <w:pPr>
        <w:pStyle w:val="Listenabsatz"/>
        <w:numPr>
          <w:ilvl w:val="0"/>
          <w:numId w:val="23"/>
        </w:numPr>
        <w:rPr>
          <w:rFonts w:cs="Times"/>
          <w:color w:val="000000" w:themeColor="text1"/>
          <w:lang w:val="en-GB"/>
        </w:rPr>
      </w:pPr>
      <w:r>
        <w:rPr>
          <w:rFonts w:cs="Times"/>
          <w:color w:val="000000" w:themeColor="text1"/>
          <w:lang w:val="en-GB"/>
        </w:rPr>
        <w:t>Creating three networks; two IPv6 networks and one IPv4 network</w:t>
      </w:r>
    </w:p>
    <w:p w14:paraId="755C95BD" w14:textId="06100E9A" w:rsidR="00FB6C36" w:rsidRDefault="006E389F" w:rsidP="00FB6C36">
      <w:pPr>
        <w:pStyle w:val="Listenabsatz"/>
        <w:numPr>
          <w:ilvl w:val="0"/>
          <w:numId w:val="23"/>
        </w:numPr>
        <w:rPr>
          <w:rFonts w:cs="Times"/>
          <w:color w:val="000000" w:themeColor="text1"/>
          <w:lang w:val="en-GB"/>
        </w:rPr>
      </w:pPr>
      <w:r>
        <w:rPr>
          <w:rFonts w:cs="Times"/>
          <w:color w:val="000000" w:themeColor="text1"/>
          <w:lang w:val="en-GB"/>
        </w:rPr>
        <w:t>C</w:t>
      </w:r>
      <w:r w:rsidR="00FB6C36" w:rsidRPr="00316DD4">
        <w:rPr>
          <w:rFonts w:cs="Times"/>
          <w:color w:val="000000" w:themeColor="text1"/>
          <w:lang w:val="en-GB"/>
        </w:rPr>
        <w:t xml:space="preserve">onfiguration </w:t>
      </w:r>
      <w:r>
        <w:rPr>
          <w:rFonts w:cs="Times"/>
          <w:color w:val="000000" w:themeColor="text1"/>
          <w:lang w:val="en-GB"/>
        </w:rPr>
        <w:t xml:space="preserve">of all </w:t>
      </w:r>
      <w:del w:id="110" w:author="Peter Gröschke" w:date="2022-09-12T13:46:00Z">
        <w:r w:rsidDel="00DA2825">
          <w:rPr>
            <w:rFonts w:cs="Times"/>
            <w:color w:val="000000" w:themeColor="text1"/>
            <w:lang w:val="en-GB"/>
          </w:rPr>
          <w:delText xml:space="preserve">these </w:delText>
        </w:r>
      </w:del>
      <w:r>
        <w:rPr>
          <w:rFonts w:cs="Times"/>
          <w:color w:val="000000" w:themeColor="text1"/>
          <w:lang w:val="en-GB"/>
        </w:rPr>
        <w:t>networks</w:t>
      </w:r>
      <w:r w:rsidR="004E6D26">
        <w:rPr>
          <w:rFonts w:cs="Times"/>
          <w:color w:val="000000" w:themeColor="text1"/>
          <w:lang w:val="en-GB"/>
        </w:rPr>
        <w:t xml:space="preserve"> on SDN controller</w:t>
      </w:r>
    </w:p>
    <w:p w14:paraId="52A1E71D" w14:textId="104EA629" w:rsidR="006E389F" w:rsidRDefault="006E389F" w:rsidP="00FB6C36">
      <w:pPr>
        <w:pStyle w:val="Listenabsatz"/>
        <w:numPr>
          <w:ilvl w:val="0"/>
          <w:numId w:val="23"/>
        </w:numPr>
        <w:rPr>
          <w:rFonts w:cs="Times"/>
          <w:color w:val="000000" w:themeColor="text1"/>
          <w:lang w:val="en-GB"/>
        </w:rPr>
      </w:pPr>
      <w:r>
        <w:rPr>
          <w:rFonts w:cs="Times"/>
          <w:color w:val="000000" w:themeColor="text1"/>
          <w:lang w:val="en-GB"/>
        </w:rPr>
        <w:t>Creating</w:t>
      </w:r>
      <w:ins w:id="111" w:author="Peter Gröschke" w:date="2022-09-12T13:46:00Z">
        <w:r w:rsidR="00DA2825">
          <w:rPr>
            <w:rFonts w:cs="Times"/>
            <w:color w:val="000000" w:themeColor="text1"/>
            <w:lang w:val="en-GB"/>
          </w:rPr>
          <w:t xml:space="preserve"> an</w:t>
        </w:r>
      </w:ins>
      <w:r>
        <w:rPr>
          <w:rFonts w:cs="Times"/>
          <w:color w:val="000000" w:themeColor="text1"/>
          <w:lang w:val="en-GB"/>
        </w:rPr>
        <w:t xml:space="preserve"> IPv6 tunnel through IPv4 network</w:t>
      </w:r>
    </w:p>
    <w:p w14:paraId="1AFAE581" w14:textId="77777777" w:rsidR="004E6D26" w:rsidRDefault="00B74D44" w:rsidP="00FB6C36">
      <w:pPr>
        <w:pStyle w:val="Listenabsatz"/>
        <w:numPr>
          <w:ilvl w:val="0"/>
          <w:numId w:val="23"/>
        </w:numPr>
        <w:rPr>
          <w:rFonts w:cs="Times"/>
          <w:color w:val="000000" w:themeColor="text1"/>
          <w:lang w:val="en-GB"/>
        </w:rPr>
      </w:pPr>
      <w:r>
        <w:rPr>
          <w:rFonts w:cs="Times"/>
          <w:color w:val="000000" w:themeColor="text1"/>
          <w:lang w:val="en-GB"/>
        </w:rPr>
        <w:t xml:space="preserve">Evaluating how </w:t>
      </w:r>
      <w:commentRangeStart w:id="112"/>
      <w:r>
        <w:rPr>
          <w:rFonts w:cs="Times"/>
          <w:color w:val="000000" w:themeColor="text1"/>
          <w:lang w:val="en-GB"/>
        </w:rPr>
        <w:t xml:space="preserve">packets </w:t>
      </w:r>
      <w:commentRangeEnd w:id="112"/>
      <w:r w:rsidR="00DA2825">
        <w:rPr>
          <w:rStyle w:val="Kommentarzeichen"/>
          <w:rFonts w:eastAsiaTheme="minorHAnsi" w:cstheme="minorBidi"/>
          <w:lang w:val="en-US" w:eastAsia="en-US"/>
        </w:rPr>
        <w:commentReference w:id="112"/>
      </w:r>
      <w:r>
        <w:rPr>
          <w:rFonts w:cs="Times"/>
          <w:color w:val="000000" w:themeColor="text1"/>
          <w:lang w:val="en-GB"/>
        </w:rPr>
        <w:t xml:space="preserve">are forwarded through </w:t>
      </w:r>
      <w:r w:rsidR="008D3AAF">
        <w:rPr>
          <w:rFonts w:cs="Times"/>
          <w:color w:val="000000" w:themeColor="text1"/>
          <w:lang w:val="en-GB"/>
        </w:rPr>
        <w:t>OpenFlow protocol</w:t>
      </w:r>
    </w:p>
    <w:p w14:paraId="337C172F" w14:textId="16AC70DF" w:rsidR="00B11C47" w:rsidRPr="00316DD4" w:rsidRDefault="00B11C47" w:rsidP="00B11C47">
      <w:pPr>
        <w:rPr>
          <w:lang w:val="en-GB" w:eastAsia="de-DE"/>
        </w:rPr>
      </w:pPr>
    </w:p>
    <w:p w14:paraId="4A0800EF" w14:textId="31FAE736" w:rsidR="009C6467" w:rsidRDefault="009C6467" w:rsidP="0020452C">
      <w:pPr>
        <w:jc w:val="center"/>
        <w:rPr>
          <w:lang w:val="en-GB" w:eastAsia="de-DE"/>
        </w:rPr>
      </w:pPr>
      <w:commentRangeStart w:id="113"/>
      <w:r w:rsidRPr="00316DD4">
        <w:rPr>
          <w:noProof/>
          <w:lang w:val="en-GB"/>
        </w:rPr>
        <w:lastRenderedPageBreak/>
        <w:drawing>
          <wp:inline distT="0" distB="0" distL="0" distR="0" wp14:anchorId="409C87CC" wp14:editId="7A9B4278">
            <wp:extent cx="5900717" cy="2619632"/>
            <wp:effectExtent l="0" t="0" r="5080" b="952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rotWithShape="1">
                    <a:blip r:embed="rId20"/>
                    <a:srcRect l="4299" t="11527" r="15787" b="22436"/>
                    <a:stretch/>
                  </pic:blipFill>
                  <pic:spPr bwMode="auto">
                    <a:xfrm>
                      <a:off x="0" y="0"/>
                      <a:ext cx="5908324" cy="2623009"/>
                    </a:xfrm>
                    <a:prstGeom prst="rect">
                      <a:avLst/>
                    </a:prstGeom>
                    <a:ln>
                      <a:noFill/>
                    </a:ln>
                    <a:extLst>
                      <a:ext uri="{53640926-AAD7-44D8-BBD7-CCE9431645EC}">
                        <a14:shadowObscured xmlns:a14="http://schemas.microsoft.com/office/drawing/2010/main"/>
                      </a:ext>
                    </a:extLst>
                  </pic:spPr>
                </pic:pic>
              </a:graphicData>
            </a:graphic>
          </wp:inline>
        </w:drawing>
      </w:r>
      <w:commentRangeEnd w:id="113"/>
      <w:r w:rsidR="00DA2825">
        <w:rPr>
          <w:rStyle w:val="Kommentarzeichen"/>
        </w:rPr>
        <w:commentReference w:id="113"/>
      </w:r>
    </w:p>
    <w:p w14:paraId="0184DF75" w14:textId="18955BFA" w:rsidR="00233BDF" w:rsidRDefault="00DA2825" w:rsidP="00511530">
      <w:pPr>
        <w:jc w:val="center"/>
        <w:rPr>
          <w:rFonts w:cs="Times"/>
          <w:i/>
          <w:iCs/>
          <w:sz w:val="16"/>
          <w:szCs w:val="18"/>
        </w:rPr>
      </w:pPr>
      <w:ins w:id="114" w:author="Peter Gröschke" w:date="2022-09-12T13:47:00Z">
        <w:r>
          <w:rPr>
            <w:rFonts w:cs="Times"/>
            <w:i/>
            <w:iCs/>
            <w:sz w:val="16"/>
            <w:szCs w:val="18"/>
          </w:rPr>
          <w:t>(Number)</w:t>
        </w:r>
      </w:ins>
      <w:r w:rsidR="00233BDF" w:rsidRPr="00771111">
        <w:rPr>
          <w:rFonts w:cs="Times"/>
          <w:i/>
          <w:iCs/>
          <w:sz w:val="16"/>
          <w:szCs w:val="18"/>
        </w:rPr>
        <w:t>Topology created in the GNS3 with different Network devices</w:t>
      </w:r>
    </w:p>
    <w:p w14:paraId="58ED5491" w14:textId="77777777" w:rsidR="000A3B5F" w:rsidRPr="00511530" w:rsidRDefault="000A3B5F" w:rsidP="000A3B5F">
      <w:pPr>
        <w:rPr>
          <w:lang w:val="en-GB" w:eastAsia="de-DE"/>
        </w:rPr>
      </w:pPr>
    </w:p>
    <w:p w14:paraId="159D2E74" w14:textId="0481BA84" w:rsidR="00082F36" w:rsidRPr="00316DD4" w:rsidRDefault="00ED0BCD" w:rsidP="00082F36">
      <w:pPr>
        <w:pStyle w:val="berschrift2"/>
        <w:rPr>
          <w:rStyle w:val="berschrift2Zchn"/>
          <w:lang w:val="en-GB"/>
        </w:rPr>
      </w:pPr>
      <w:r w:rsidRPr="00316DD4">
        <w:rPr>
          <w:lang w:val="en-GB"/>
        </w:rPr>
        <w:t xml:space="preserve">Use </w:t>
      </w:r>
      <w:del w:id="115" w:author="Peter Gröschke" w:date="2022-09-12T13:48:00Z">
        <w:r w:rsidRPr="00316DD4" w:rsidDel="00DA2825">
          <w:rPr>
            <w:lang w:val="en-GB"/>
          </w:rPr>
          <w:delText>case</w:delText>
        </w:r>
      </w:del>
      <w:ins w:id="116" w:author="Peter Gröschke" w:date="2022-09-12T13:48:00Z">
        <w:r w:rsidR="00DA2825">
          <w:rPr>
            <w:lang w:val="en-GB"/>
          </w:rPr>
          <w:t>C</w:t>
        </w:r>
        <w:r w:rsidR="00DA2825" w:rsidRPr="00316DD4">
          <w:rPr>
            <w:lang w:val="en-GB"/>
          </w:rPr>
          <w:t>ase</w:t>
        </w:r>
      </w:ins>
      <w:r w:rsidR="00D77F08" w:rsidRPr="00316DD4">
        <w:rPr>
          <w:lang w:val="en-GB"/>
        </w:rPr>
        <w:t>-</w:t>
      </w:r>
      <w:r w:rsidRPr="00316DD4">
        <w:rPr>
          <w:lang w:val="en-GB"/>
        </w:rPr>
        <w:t>5</w:t>
      </w:r>
      <w:r w:rsidR="00D77F08" w:rsidRPr="00316DD4">
        <w:rPr>
          <w:lang w:val="en-GB"/>
        </w:rPr>
        <w:t>:</w:t>
      </w:r>
      <w:r w:rsidR="008D40E6" w:rsidRPr="00316DD4">
        <w:rPr>
          <w:lang w:val="en-GB"/>
        </w:rPr>
        <w:t xml:space="preserve"> </w:t>
      </w:r>
      <w:r w:rsidR="00E5081D" w:rsidRPr="00316DD4">
        <w:rPr>
          <w:rStyle w:val="berschrift2Zchn"/>
          <w:lang w:val="en-GB"/>
        </w:rPr>
        <w:t xml:space="preserve">Integrating SDN with </w:t>
      </w:r>
      <w:commentRangeStart w:id="117"/>
      <w:ins w:id="118" w:author="Peter Gröschke" w:date="2022-09-12T13:48:00Z">
        <w:r w:rsidR="00DA2825">
          <w:rPr>
            <w:rStyle w:val="berschrift2Zchn"/>
            <w:lang w:val="en-GB"/>
          </w:rPr>
          <w:t>L</w:t>
        </w:r>
      </w:ins>
      <w:del w:id="119" w:author="Peter Gröschke" w:date="2022-09-12T13:48:00Z">
        <w:r w:rsidR="00E5081D" w:rsidRPr="00316DD4" w:rsidDel="00DA2825">
          <w:rPr>
            <w:rStyle w:val="berschrift2Zchn"/>
            <w:lang w:val="en-GB"/>
          </w:rPr>
          <w:delText>l</w:delText>
        </w:r>
      </w:del>
      <w:r w:rsidR="00E5081D" w:rsidRPr="00316DD4">
        <w:rPr>
          <w:rStyle w:val="berschrift2Zchn"/>
          <w:lang w:val="en-GB"/>
        </w:rPr>
        <w:t xml:space="preserve">egacy </w:t>
      </w:r>
      <w:commentRangeEnd w:id="117"/>
      <w:r w:rsidR="00DA2825">
        <w:rPr>
          <w:rStyle w:val="Kommentarzeichen"/>
          <w:rFonts w:eastAsiaTheme="minorHAnsi" w:cstheme="minorBidi"/>
          <w:lang w:val="en-US" w:eastAsia="en-US"/>
        </w:rPr>
        <w:commentReference w:id="117"/>
      </w:r>
      <w:del w:id="120" w:author="Peter Gröschke" w:date="2022-09-12T13:48:00Z">
        <w:r w:rsidR="00E5081D" w:rsidRPr="00316DD4" w:rsidDel="00DA2825">
          <w:rPr>
            <w:rStyle w:val="berschrift2Zchn"/>
            <w:lang w:val="en-GB"/>
          </w:rPr>
          <w:delText>network</w:delText>
        </w:r>
      </w:del>
      <w:ins w:id="121" w:author="Peter Gröschke" w:date="2022-09-12T13:48:00Z">
        <w:r w:rsidR="00DA2825">
          <w:rPr>
            <w:rStyle w:val="berschrift2Zchn"/>
            <w:lang w:val="en-GB"/>
          </w:rPr>
          <w:t>N</w:t>
        </w:r>
        <w:r w:rsidR="00DA2825" w:rsidRPr="00316DD4">
          <w:rPr>
            <w:rStyle w:val="berschrift2Zchn"/>
            <w:lang w:val="en-GB"/>
          </w:rPr>
          <w:t>etwork</w:t>
        </w:r>
      </w:ins>
    </w:p>
    <w:p w14:paraId="71C8253C" w14:textId="14693993" w:rsidR="00ED0BCD" w:rsidRPr="00316DD4" w:rsidRDefault="00082F36" w:rsidP="00C15D72">
      <w:pPr>
        <w:pStyle w:val="berschrift3"/>
        <w:rPr>
          <w:lang w:val="en-GB"/>
        </w:rPr>
      </w:pPr>
      <w:r w:rsidRPr="00316DD4">
        <w:rPr>
          <w:lang w:val="en-GB"/>
        </w:rPr>
        <w:t>Introduction</w:t>
      </w:r>
    </w:p>
    <w:p w14:paraId="64530D50" w14:textId="0662D417" w:rsidR="00BB2D54" w:rsidRDefault="00B11C47" w:rsidP="00FB6C36">
      <w:pPr>
        <w:rPr>
          <w:rFonts w:cs="Times"/>
          <w:color w:val="000000" w:themeColor="text1"/>
          <w:szCs w:val="20"/>
          <w:lang w:val="en-GB"/>
        </w:rPr>
      </w:pPr>
      <w:r w:rsidRPr="00316DD4">
        <w:rPr>
          <w:rFonts w:cs="Times"/>
          <w:color w:val="000000" w:themeColor="text1"/>
          <w:szCs w:val="20"/>
          <w:lang w:val="en-GB"/>
        </w:rPr>
        <w:t xml:space="preserve">In this </w:t>
      </w:r>
      <w:ins w:id="122" w:author="Peter Gröschke" w:date="2022-09-12T13:50:00Z">
        <w:r w:rsidR="00DA2825">
          <w:rPr>
            <w:rFonts w:cs="Times"/>
            <w:color w:val="000000" w:themeColor="text1"/>
            <w:szCs w:val="20"/>
            <w:lang w:val="en-GB"/>
          </w:rPr>
          <w:t>u</w:t>
        </w:r>
      </w:ins>
      <w:del w:id="123" w:author="Peter Gröschke" w:date="2022-09-12T13:50:00Z">
        <w:r w:rsidR="00BB2D54" w:rsidDel="00DA2825">
          <w:rPr>
            <w:rFonts w:cs="Times"/>
            <w:color w:val="000000" w:themeColor="text1"/>
            <w:szCs w:val="20"/>
            <w:lang w:val="en-GB"/>
          </w:rPr>
          <w:delText>U</w:delText>
        </w:r>
      </w:del>
      <w:r w:rsidR="00BB2D54">
        <w:rPr>
          <w:rFonts w:cs="Times"/>
          <w:color w:val="000000" w:themeColor="text1"/>
          <w:szCs w:val="20"/>
          <w:lang w:val="en-GB"/>
        </w:rPr>
        <w:t>se case</w:t>
      </w:r>
      <w:ins w:id="124" w:author="Peter Gröschke" w:date="2022-09-12T13:50:00Z">
        <w:r w:rsidR="00DA2825">
          <w:rPr>
            <w:rFonts w:cs="Times"/>
            <w:color w:val="000000" w:themeColor="text1"/>
            <w:szCs w:val="20"/>
            <w:lang w:val="en-GB"/>
          </w:rPr>
          <w:t>, the</w:t>
        </w:r>
      </w:ins>
      <w:r w:rsidR="00BB2D54">
        <w:rPr>
          <w:rFonts w:cs="Times"/>
          <w:color w:val="000000" w:themeColor="text1"/>
          <w:szCs w:val="20"/>
          <w:lang w:val="en-GB"/>
        </w:rPr>
        <w:t xml:space="preserve"> SDN </w:t>
      </w:r>
      <w:del w:id="125" w:author="Peter Gröschke" w:date="2022-09-12T13:50:00Z">
        <w:r w:rsidR="00BB2D54" w:rsidDel="00DA2825">
          <w:rPr>
            <w:rFonts w:cs="Times"/>
            <w:color w:val="000000" w:themeColor="text1"/>
            <w:szCs w:val="20"/>
            <w:lang w:val="en-GB"/>
          </w:rPr>
          <w:delText xml:space="preserve">network </w:delText>
        </w:r>
      </w:del>
      <w:ins w:id="126" w:author="Peter Gröschke" w:date="2022-09-12T13:50:00Z">
        <w:r w:rsidR="00DA2825">
          <w:rPr>
            <w:rFonts w:cs="Times"/>
            <w:color w:val="000000" w:themeColor="text1"/>
            <w:szCs w:val="20"/>
            <w:lang w:val="en-GB"/>
          </w:rPr>
          <w:t>controller?</w:t>
        </w:r>
        <w:r w:rsidR="00DA2825">
          <w:rPr>
            <w:rFonts w:cs="Times"/>
            <w:color w:val="000000" w:themeColor="text1"/>
            <w:szCs w:val="20"/>
            <w:lang w:val="en-GB"/>
          </w:rPr>
          <w:t xml:space="preserve"> </w:t>
        </w:r>
      </w:ins>
      <w:r w:rsidR="00BB2D54">
        <w:rPr>
          <w:rFonts w:cs="Times"/>
          <w:color w:val="000000" w:themeColor="text1"/>
          <w:szCs w:val="20"/>
          <w:lang w:val="en-GB"/>
        </w:rPr>
        <w:t xml:space="preserve">was integrated into the legacy networks. Four different legacy networks were created </w:t>
      </w:r>
      <w:r w:rsidR="00A73000">
        <w:rPr>
          <w:rFonts w:cs="Times"/>
          <w:color w:val="000000" w:themeColor="text1"/>
          <w:szCs w:val="20"/>
          <w:lang w:val="en-GB"/>
        </w:rPr>
        <w:t>with Border routers R1, R2, R3 &amp; R4</w:t>
      </w:r>
      <w:r w:rsidR="002E4FD6">
        <w:rPr>
          <w:rFonts w:cs="Times"/>
          <w:color w:val="000000" w:themeColor="text1"/>
          <w:szCs w:val="20"/>
          <w:lang w:val="en-GB"/>
        </w:rPr>
        <w:t xml:space="preserve"> in different A</w:t>
      </w:r>
      <w:r w:rsidR="002E4FD6" w:rsidRPr="002E4FD6">
        <w:rPr>
          <w:rFonts w:cs="Times"/>
          <w:color w:val="000000" w:themeColor="text1"/>
          <w:szCs w:val="20"/>
          <w:lang w:val="en-GB"/>
        </w:rPr>
        <w:t xml:space="preserve">utonomous </w:t>
      </w:r>
      <w:r w:rsidR="002E4FD6">
        <w:rPr>
          <w:rFonts w:cs="Times"/>
          <w:color w:val="000000" w:themeColor="text1"/>
          <w:szCs w:val="20"/>
          <w:lang w:val="en-GB"/>
        </w:rPr>
        <w:t>S</w:t>
      </w:r>
      <w:r w:rsidR="002E4FD6" w:rsidRPr="002E4FD6">
        <w:rPr>
          <w:rFonts w:cs="Times"/>
          <w:color w:val="000000" w:themeColor="text1"/>
          <w:szCs w:val="20"/>
          <w:lang w:val="en-GB"/>
        </w:rPr>
        <w:t>ystems</w:t>
      </w:r>
      <w:r w:rsidR="002E4FD6">
        <w:rPr>
          <w:rFonts w:cs="Times"/>
          <w:color w:val="000000" w:themeColor="text1"/>
          <w:szCs w:val="20"/>
          <w:lang w:val="en-GB"/>
        </w:rPr>
        <w:t xml:space="preserve"> (AS) as shown in the following figure. These Border routers were</w:t>
      </w:r>
      <w:r w:rsidR="00A73000">
        <w:rPr>
          <w:rFonts w:cs="Times"/>
          <w:color w:val="000000" w:themeColor="text1"/>
          <w:szCs w:val="20"/>
          <w:lang w:val="en-GB"/>
        </w:rPr>
        <w:t xml:space="preserve"> configured with BGP protocol. </w:t>
      </w:r>
      <w:r w:rsidR="002E4FD6">
        <w:rPr>
          <w:rFonts w:cs="Times"/>
          <w:color w:val="000000" w:themeColor="text1"/>
          <w:szCs w:val="20"/>
          <w:lang w:val="en-GB"/>
        </w:rPr>
        <w:t>The SDN network was implemented in different AS than these Border routers.</w:t>
      </w:r>
      <w:r w:rsidR="00F16FEB">
        <w:rPr>
          <w:rFonts w:cs="Times"/>
          <w:color w:val="000000" w:themeColor="text1"/>
          <w:szCs w:val="20"/>
          <w:lang w:val="en-GB"/>
        </w:rPr>
        <w:t xml:space="preserve"> The goal was to integrate the SDN network into these legacy networks and study the functionality of SDN controller with the BGP protocol.</w:t>
      </w:r>
    </w:p>
    <w:p w14:paraId="0D4EC247" w14:textId="1D33915E" w:rsidR="0050216B" w:rsidRDefault="0050216B" w:rsidP="0050216B">
      <w:pPr>
        <w:rPr>
          <w:lang w:val="en-GB" w:eastAsia="de-DE"/>
        </w:rPr>
      </w:pPr>
      <w:r w:rsidRPr="00316DD4">
        <w:rPr>
          <w:noProof/>
          <w:lang w:val="en-GB"/>
        </w:rPr>
        <w:drawing>
          <wp:inline distT="0" distB="0" distL="0" distR="0" wp14:anchorId="416F0003" wp14:editId="3D61CDB5">
            <wp:extent cx="5903851" cy="2844800"/>
            <wp:effectExtent l="0" t="0" r="190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1"/>
                    <a:srcRect l="9825" t="13082" r="11179" b="16137"/>
                    <a:stretch/>
                  </pic:blipFill>
                  <pic:spPr bwMode="auto">
                    <a:xfrm>
                      <a:off x="0" y="0"/>
                      <a:ext cx="5954424" cy="2869169"/>
                    </a:xfrm>
                    <a:prstGeom prst="rect">
                      <a:avLst/>
                    </a:prstGeom>
                    <a:ln>
                      <a:noFill/>
                    </a:ln>
                    <a:extLst>
                      <a:ext uri="{53640926-AAD7-44D8-BBD7-CCE9431645EC}">
                        <a14:shadowObscured xmlns:a14="http://schemas.microsoft.com/office/drawing/2010/main"/>
                      </a:ext>
                    </a:extLst>
                  </pic:spPr>
                </pic:pic>
              </a:graphicData>
            </a:graphic>
          </wp:inline>
        </w:drawing>
      </w:r>
    </w:p>
    <w:p w14:paraId="1E78D031" w14:textId="0921D23D" w:rsidR="00233BDF" w:rsidRPr="00316DD4" w:rsidRDefault="00DA2825" w:rsidP="00233BDF">
      <w:pPr>
        <w:jc w:val="center"/>
        <w:rPr>
          <w:szCs w:val="20"/>
          <w:lang w:val="en-GB" w:eastAsia="de-DE"/>
        </w:rPr>
      </w:pPr>
      <w:ins w:id="127" w:author="Peter Gröschke" w:date="2022-09-12T13:51:00Z">
        <w:r>
          <w:rPr>
            <w:rFonts w:cs="Times"/>
            <w:i/>
            <w:iCs/>
            <w:sz w:val="16"/>
            <w:szCs w:val="18"/>
          </w:rPr>
          <w:lastRenderedPageBreak/>
          <w:t xml:space="preserve">(number) </w:t>
        </w:r>
      </w:ins>
      <w:r w:rsidR="00233BDF" w:rsidRPr="00771111">
        <w:rPr>
          <w:rFonts w:cs="Times"/>
          <w:i/>
          <w:iCs/>
          <w:sz w:val="16"/>
          <w:szCs w:val="18"/>
        </w:rPr>
        <w:t>Topology created in the GNS3 with different Network devices</w:t>
      </w:r>
    </w:p>
    <w:p w14:paraId="5E5C8575" w14:textId="77777777" w:rsidR="00233BDF" w:rsidRPr="00316DD4" w:rsidRDefault="00233BDF" w:rsidP="0050216B">
      <w:pPr>
        <w:rPr>
          <w:lang w:val="en-GB" w:eastAsia="de-DE"/>
        </w:rPr>
      </w:pPr>
    </w:p>
    <w:p w14:paraId="3A35FDDF" w14:textId="1CD4208E" w:rsidR="0007073C" w:rsidRDefault="0007073C" w:rsidP="0050216B">
      <w:pPr>
        <w:rPr>
          <w:lang w:val="en-GB" w:eastAsia="de-DE"/>
        </w:rPr>
      </w:pPr>
      <w:r w:rsidRPr="00316DD4">
        <w:rPr>
          <w:noProof/>
          <w:lang w:val="en-GB"/>
        </w:rPr>
        <w:drawing>
          <wp:inline distT="0" distB="0" distL="0" distR="0" wp14:anchorId="2C0FF811" wp14:editId="66074041">
            <wp:extent cx="5730493" cy="3096449"/>
            <wp:effectExtent l="0" t="0" r="3810" b="8890"/>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pic:nvPicPr>
                  <pic:blipFill rotWithShape="1">
                    <a:blip r:embed="rId22"/>
                    <a:srcRect t="13556"/>
                    <a:stretch/>
                  </pic:blipFill>
                  <pic:spPr bwMode="auto">
                    <a:xfrm>
                      <a:off x="0" y="0"/>
                      <a:ext cx="5731510" cy="3096999"/>
                    </a:xfrm>
                    <a:prstGeom prst="rect">
                      <a:avLst/>
                    </a:prstGeom>
                    <a:ln>
                      <a:noFill/>
                    </a:ln>
                    <a:extLst>
                      <a:ext uri="{53640926-AAD7-44D8-BBD7-CCE9431645EC}">
                        <a14:shadowObscured xmlns:a14="http://schemas.microsoft.com/office/drawing/2010/main"/>
                      </a:ext>
                    </a:extLst>
                  </pic:spPr>
                </pic:pic>
              </a:graphicData>
            </a:graphic>
          </wp:inline>
        </w:drawing>
      </w:r>
    </w:p>
    <w:p w14:paraId="10F1A674" w14:textId="3D0937DC" w:rsidR="00233BDF" w:rsidRDefault="00233BDF" w:rsidP="00233BDF">
      <w:pPr>
        <w:jc w:val="center"/>
        <w:rPr>
          <w:rFonts w:cs="Times"/>
          <w:i/>
          <w:iCs/>
          <w:sz w:val="16"/>
          <w:szCs w:val="18"/>
          <w:lang w:val="en-GB"/>
        </w:rPr>
      </w:pPr>
      <w:r w:rsidRPr="00316DD4">
        <w:rPr>
          <w:rFonts w:cs="Times"/>
          <w:i/>
          <w:iCs/>
          <w:sz w:val="16"/>
          <w:szCs w:val="18"/>
          <w:lang w:val="en-GB"/>
        </w:rPr>
        <w:t>Topology view on the ONOS controller GUI</w:t>
      </w:r>
    </w:p>
    <w:p w14:paraId="25B0D6E1" w14:textId="77777777" w:rsidR="00F16FEB" w:rsidRPr="00316DD4" w:rsidRDefault="00F16FEB" w:rsidP="00F16FEB">
      <w:pPr>
        <w:rPr>
          <w:lang w:val="en-GB" w:eastAsia="de-DE"/>
        </w:rPr>
      </w:pPr>
    </w:p>
    <w:p w14:paraId="0D236ADD" w14:textId="22B9D0A9" w:rsidR="00341FF3" w:rsidRPr="00316DD4" w:rsidRDefault="00341FF3" w:rsidP="00341FF3">
      <w:pPr>
        <w:pStyle w:val="berschrift3"/>
        <w:rPr>
          <w:lang w:val="en-GB"/>
        </w:rPr>
      </w:pPr>
      <w:r w:rsidRPr="00316DD4">
        <w:rPr>
          <w:lang w:val="en-GB"/>
        </w:rPr>
        <w:t>Configuration</w:t>
      </w:r>
    </w:p>
    <w:p w14:paraId="0B6BCE80" w14:textId="548F86F5" w:rsidR="00FB6C36" w:rsidRDefault="00B11C47" w:rsidP="00FB6C36">
      <w:pPr>
        <w:rPr>
          <w:rFonts w:cs="Times"/>
          <w:color w:val="000000" w:themeColor="text1"/>
          <w:szCs w:val="20"/>
          <w:lang w:val="en-GB"/>
        </w:rPr>
      </w:pPr>
      <w:r w:rsidRPr="00316DD4">
        <w:rPr>
          <w:rFonts w:cs="Times"/>
          <w:color w:val="000000" w:themeColor="text1"/>
          <w:szCs w:val="20"/>
          <w:lang w:val="en-GB"/>
        </w:rPr>
        <w:t>In this sub-chapter</w:t>
      </w:r>
      <w:r w:rsidR="00FB6C36">
        <w:rPr>
          <w:rFonts w:cs="Times"/>
          <w:color w:val="000000" w:themeColor="text1"/>
          <w:szCs w:val="20"/>
          <w:lang w:val="en-GB"/>
        </w:rPr>
        <w:t xml:space="preserve"> </w:t>
      </w:r>
      <w:r w:rsidR="00FB6C36" w:rsidRPr="00316DD4">
        <w:rPr>
          <w:rFonts w:cs="Times"/>
          <w:color w:val="000000" w:themeColor="text1"/>
          <w:szCs w:val="20"/>
          <w:lang w:val="en-GB"/>
        </w:rPr>
        <w:t>following points will be discussed</w:t>
      </w:r>
      <w:ins w:id="128" w:author="Peter Gröschke" w:date="2022-09-12T13:56:00Z">
        <w:r w:rsidR="0071611D">
          <w:rPr>
            <w:rFonts w:cs="Times"/>
            <w:color w:val="000000" w:themeColor="text1"/>
            <w:szCs w:val="20"/>
            <w:lang w:val="en-GB"/>
          </w:rPr>
          <w:t>:</w:t>
        </w:r>
      </w:ins>
      <w:del w:id="129" w:author="Peter Gröschke" w:date="2022-09-12T13:56:00Z">
        <w:r w:rsidR="00FB6C36" w:rsidRPr="00316DD4" w:rsidDel="0071611D">
          <w:rPr>
            <w:rFonts w:cs="Times"/>
            <w:color w:val="000000" w:themeColor="text1"/>
            <w:szCs w:val="20"/>
            <w:lang w:val="en-GB"/>
          </w:rPr>
          <w:delText>,</w:delText>
        </w:r>
      </w:del>
    </w:p>
    <w:p w14:paraId="5614CF57" w14:textId="6BEA12FC" w:rsidR="004E6D26" w:rsidRPr="00316DD4" w:rsidRDefault="004E6D26" w:rsidP="004E6D26">
      <w:pPr>
        <w:pStyle w:val="Listenabsatz"/>
        <w:numPr>
          <w:ilvl w:val="0"/>
          <w:numId w:val="23"/>
        </w:numPr>
        <w:rPr>
          <w:rFonts w:cs="Times"/>
          <w:color w:val="000000" w:themeColor="text1"/>
          <w:lang w:val="en-GB"/>
        </w:rPr>
      </w:pPr>
      <w:r>
        <w:rPr>
          <w:rFonts w:cs="Times"/>
          <w:color w:val="000000" w:themeColor="text1"/>
          <w:lang w:val="en-GB"/>
        </w:rPr>
        <w:t>Creating and configuring all these networks</w:t>
      </w:r>
    </w:p>
    <w:p w14:paraId="77631983" w14:textId="74E60AE5" w:rsidR="004E6D26" w:rsidRDefault="004E6D26" w:rsidP="004E6D26">
      <w:pPr>
        <w:pStyle w:val="Listenabsatz"/>
        <w:numPr>
          <w:ilvl w:val="0"/>
          <w:numId w:val="23"/>
        </w:numPr>
        <w:rPr>
          <w:rFonts w:cs="Times"/>
          <w:color w:val="000000" w:themeColor="text1"/>
          <w:lang w:val="en-GB"/>
        </w:rPr>
      </w:pPr>
      <w:r>
        <w:rPr>
          <w:rFonts w:cs="Times"/>
          <w:color w:val="000000" w:themeColor="text1"/>
          <w:lang w:val="en-GB"/>
        </w:rPr>
        <w:t>C</w:t>
      </w:r>
      <w:r w:rsidRPr="00316DD4">
        <w:rPr>
          <w:rFonts w:cs="Times"/>
          <w:color w:val="000000" w:themeColor="text1"/>
          <w:lang w:val="en-GB"/>
        </w:rPr>
        <w:t xml:space="preserve">onfiguration </w:t>
      </w:r>
      <w:r>
        <w:rPr>
          <w:rFonts w:cs="Times"/>
          <w:color w:val="000000" w:themeColor="text1"/>
          <w:lang w:val="en-GB"/>
        </w:rPr>
        <w:t>of all these networks on SDN controller</w:t>
      </w:r>
    </w:p>
    <w:p w14:paraId="4D86B49E" w14:textId="04650C1F" w:rsidR="00B11C47" w:rsidRDefault="004E6D26" w:rsidP="00B11C47">
      <w:pPr>
        <w:pStyle w:val="Listenabsatz"/>
        <w:numPr>
          <w:ilvl w:val="0"/>
          <w:numId w:val="23"/>
        </w:numPr>
        <w:rPr>
          <w:rFonts w:cs="Times"/>
          <w:color w:val="000000" w:themeColor="text1"/>
          <w:lang w:val="en-GB"/>
        </w:rPr>
      </w:pPr>
      <w:r>
        <w:rPr>
          <w:rFonts w:cs="Times"/>
          <w:color w:val="000000" w:themeColor="text1"/>
          <w:lang w:val="en-GB"/>
        </w:rPr>
        <w:t>Studying SDN-IP application</w:t>
      </w:r>
      <w:r w:rsidR="006D60A5">
        <w:rPr>
          <w:rFonts w:cs="Times"/>
          <w:color w:val="000000" w:themeColor="text1"/>
          <w:lang w:val="en-GB"/>
        </w:rPr>
        <w:t xml:space="preserve"> of ONOS controller</w:t>
      </w:r>
    </w:p>
    <w:p w14:paraId="338EA17B" w14:textId="77777777" w:rsidR="006D60A5" w:rsidRPr="00C46285" w:rsidRDefault="006D60A5" w:rsidP="00C46285">
      <w:pPr>
        <w:rPr>
          <w:rFonts w:cs="Times"/>
          <w:color w:val="000000" w:themeColor="text1"/>
          <w:lang w:val="en-GB"/>
        </w:rPr>
      </w:pPr>
    </w:p>
    <w:p w14:paraId="232910FD" w14:textId="2EFA6FF1" w:rsidR="00DE69F0" w:rsidRPr="00316DD4" w:rsidRDefault="00DE69F0" w:rsidP="00285979">
      <w:pPr>
        <w:rPr>
          <w:lang w:val="en-GB"/>
        </w:rPr>
      </w:pPr>
    </w:p>
    <w:sectPr w:rsidR="00DE69F0" w:rsidRPr="00316DD4" w:rsidSect="005D16C8">
      <w:headerReference w:type="even" r:id="rId23"/>
      <w:headerReference w:type="default" r:id="rId24"/>
      <w:footerReference w:type="default" r:id="rId25"/>
      <w:pgSz w:w="11907" w:h="16840" w:code="9"/>
      <w:pgMar w:top="1452" w:right="1134" w:bottom="1418" w:left="1701" w:header="1134" w:footer="567" w:gutter="0"/>
      <w:cols w:space="720"/>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Peter Gröschke" w:date="2022-09-12T11:23:00Z" w:initials="PG">
    <w:p w14:paraId="3EFC4CEB" w14:textId="023536B9" w:rsidR="00E254D4" w:rsidRDefault="00E254D4">
      <w:pPr>
        <w:pStyle w:val="Kommentartext"/>
      </w:pPr>
      <w:r>
        <w:rPr>
          <w:rStyle w:val="Kommentarzeichen"/>
        </w:rPr>
        <w:annotationRef/>
      </w:r>
      <w:r>
        <w:t>What mechanism? What is meant here? Rather than specific, but technology-bound transactional mechanisms as between UE and PC®F in a mobile network?</w:t>
      </w:r>
    </w:p>
  </w:comment>
  <w:comment w:id="86" w:author="Peter Gröschke" w:date="2022-09-12T11:29:00Z" w:initials="PG">
    <w:p w14:paraId="79ED7C70" w14:textId="10817EAC" w:rsidR="00314A32" w:rsidRDefault="00314A32">
      <w:pPr>
        <w:pStyle w:val="Kommentartext"/>
      </w:pPr>
      <w:r>
        <w:rPr>
          <w:rStyle w:val="Kommentarzeichen"/>
        </w:rPr>
        <w:annotationRef/>
      </w:r>
      <w:r>
        <w:t>NO. VPLS is not well scalable, this is why EVPN was developed.</w:t>
      </w:r>
    </w:p>
  </w:comment>
  <w:comment w:id="87" w:author="Peter Gröschke" w:date="2022-09-12T11:30:00Z" w:initials="PG">
    <w:p w14:paraId="3586CB22" w14:textId="12E4AC26" w:rsidR="00314A32" w:rsidRDefault="00314A32">
      <w:pPr>
        <w:pStyle w:val="Kommentartext"/>
      </w:pPr>
      <w:r>
        <w:rPr>
          <w:rStyle w:val="Kommentarzeichen"/>
        </w:rPr>
        <w:annotationRef/>
      </w:r>
      <w:r>
        <w:t>Can you make the characters larger?</w:t>
      </w:r>
    </w:p>
  </w:comment>
  <w:comment w:id="112" w:author="Peter Gröschke" w:date="2022-09-12T13:46:00Z" w:initials="PG">
    <w:p w14:paraId="34492360" w14:textId="71BD5408" w:rsidR="00DA2825" w:rsidRDefault="00DA2825">
      <w:pPr>
        <w:pStyle w:val="Kommentartext"/>
      </w:pPr>
      <w:r>
        <w:rPr>
          <w:rStyle w:val="Kommentarzeichen"/>
        </w:rPr>
        <w:annotationRef/>
      </w:r>
      <w:r>
        <w:t>You want to see how OpenFlow actively configures the tunnel, OpenFlow does not forward packets.</w:t>
      </w:r>
    </w:p>
  </w:comment>
  <w:comment w:id="113" w:author="Peter Gröschke" w:date="2022-09-12T13:47:00Z" w:initials="PG">
    <w:p w14:paraId="34F6369A" w14:textId="703DB9CA" w:rsidR="00DA2825" w:rsidRDefault="00DA2825">
      <w:pPr>
        <w:pStyle w:val="Kommentartext"/>
      </w:pPr>
      <w:r>
        <w:rPr>
          <w:rStyle w:val="Kommentarzeichen"/>
        </w:rPr>
        <w:annotationRef/>
      </w:r>
      <w:r>
        <w:t>Again: larger characters if possible</w:t>
      </w:r>
    </w:p>
  </w:comment>
  <w:comment w:id="117" w:author="Peter Gröschke" w:date="2022-09-12T13:50:00Z" w:initials="PG">
    <w:p w14:paraId="186F38F8" w14:textId="181697B3" w:rsidR="00DA2825" w:rsidRDefault="00DA2825">
      <w:pPr>
        <w:pStyle w:val="Kommentartext"/>
      </w:pPr>
      <w:r>
        <w:rPr>
          <w:rStyle w:val="Kommentarzeichen"/>
        </w:rPr>
        <w:annotationRef/>
      </w:r>
      <w:r>
        <w:t>At this point of your master thesis, you need to provide a definition of what “legacy” actually is in order to make the reader aware of the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FC4CEB" w15:done="0"/>
  <w15:commentEx w15:paraId="79ED7C70" w15:done="0"/>
  <w15:commentEx w15:paraId="3586CB22" w15:done="0"/>
  <w15:commentEx w15:paraId="34492360" w15:done="0"/>
  <w15:commentEx w15:paraId="34F6369A" w15:done="0"/>
  <w15:commentEx w15:paraId="186F38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99537" w16cex:dateUtc="2022-09-12T09:23:00Z"/>
  <w16cex:commentExtensible w16cex:durableId="26C99690" w16cex:dateUtc="2022-09-12T09:29:00Z"/>
  <w16cex:commentExtensible w16cex:durableId="26C996EF" w16cex:dateUtc="2022-09-12T09:30:00Z"/>
  <w16cex:commentExtensible w16cex:durableId="26C9B6CB" w16cex:dateUtc="2022-09-12T11:46:00Z"/>
  <w16cex:commentExtensible w16cex:durableId="26C9B70C" w16cex:dateUtc="2022-09-12T11:47:00Z"/>
  <w16cex:commentExtensible w16cex:durableId="26C9B7B8" w16cex:dateUtc="2022-09-12T1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FC4CEB" w16cid:durableId="26C99537"/>
  <w16cid:commentId w16cid:paraId="79ED7C70" w16cid:durableId="26C99690"/>
  <w16cid:commentId w16cid:paraId="3586CB22" w16cid:durableId="26C996EF"/>
  <w16cid:commentId w16cid:paraId="34492360" w16cid:durableId="26C9B6CB"/>
  <w16cid:commentId w16cid:paraId="34F6369A" w16cid:durableId="26C9B70C"/>
  <w16cid:commentId w16cid:paraId="186F38F8" w16cid:durableId="26C9B7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2320B" w14:textId="77777777" w:rsidR="00C46726" w:rsidRDefault="00C46726">
      <w:r>
        <w:separator/>
      </w:r>
    </w:p>
  </w:endnote>
  <w:endnote w:type="continuationSeparator" w:id="0">
    <w:p w14:paraId="46E3C1B0" w14:textId="77777777" w:rsidR="00C46726" w:rsidRDefault="00C46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Bold">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88644"/>
      <w:docPartObj>
        <w:docPartGallery w:val="Page Numbers (Bottom of Page)"/>
        <w:docPartUnique/>
      </w:docPartObj>
    </w:sdtPr>
    <w:sdtEndPr>
      <w:rPr>
        <w:noProof/>
      </w:rPr>
    </w:sdtEndPr>
    <w:sdtContent>
      <w:p w14:paraId="44BDF515" w14:textId="77777777" w:rsidR="00D441BB" w:rsidRDefault="00987822">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467008DC" w14:textId="77777777" w:rsidR="00D441BB" w:rsidRDefault="00C467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6619B" w14:textId="77777777" w:rsidR="00C46726" w:rsidRDefault="00C46726">
      <w:r>
        <w:separator/>
      </w:r>
    </w:p>
  </w:footnote>
  <w:footnote w:type="continuationSeparator" w:id="0">
    <w:p w14:paraId="224CFD02" w14:textId="77777777" w:rsidR="00C46726" w:rsidRDefault="00C467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291E" w14:textId="19AAB52C" w:rsidR="007B7B25" w:rsidRPr="002D6E8F" w:rsidRDefault="00987822">
    <w:pPr>
      <w:pStyle w:val="Kopfzeile"/>
      <w:tabs>
        <w:tab w:val="clear" w:pos="7513"/>
        <w:tab w:val="right" w:pos="7484"/>
      </w:tabs>
      <w:rPr>
        <w:lang w:val="en-US"/>
      </w:rPr>
    </w:pPr>
    <w:r>
      <w:rPr>
        <w:rStyle w:val="Seitenzahl"/>
      </w:rPr>
      <w:fldChar w:fldCharType="begin"/>
    </w:r>
    <w:r w:rsidRPr="00D441BB">
      <w:rPr>
        <w:rStyle w:val="Seitenzahl"/>
        <w:lang w:val="en-US"/>
      </w:rPr>
      <w:instrText xml:space="preserve"> PAGE </w:instrText>
    </w:r>
    <w:r>
      <w:rPr>
        <w:rStyle w:val="Seitenzahl"/>
      </w:rPr>
      <w:fldChar w:fldCharType="separate"/>
    </w:r>
    <w:r w:rsidRPr="00D441BB">
      <w:rPr>
        <w:rStyle w:val="Seitenzahl"/>
        <w:lang w:val="en-US"/>
      </w:rPr>
      <w:t>10</w:t>
    </w:r>
    <w:r>
      <w:rPr>
        <w:rStyle w:val="Seitenzahl"/>
      </w:rPr>
      <w:fldChar w:fldCharType="end"/>
    </w:r>
    <w:r w:rsidRPr="00D441BB">
      <w:rPr>
        <w:rStyle w:val="Seitenzahl"/>
        <w:lang w:val="en-US"/>
      </w:rPr>
      <w:tab/>
    </w:r>
    <w:r>
      <w:rPr>
        <w:rStyle w:val="Seitenzahl"/>
      </w:rPr>
      <w:fldChar w:fldCharType="begin"/>
    </w:r>
    <w:r w:rsidRPr="00D441BB">
      <w:rPr>
        <w:rStyle w:val="Seitenzahl"/>
        <w:lang w:val="en-US"/>
      </w:rPr>
      <w:instrText xml:space="preserve"> STYLEREF "Überschrift 1"\n</w:instrText>
    </w:r>
    <w:r>
      <w:rPr>
        <w:rStyle w:val="Seitenzahl"/>
      </w:rPr>
      <w:fldChar w:fldCharType="separate"/>
    </w:r>
    <w:r w:rsidR="0029113C">
      <w:rPr>
        <w:rStyle w:val="Seitenzahl"/>
        <w:b/>
        <w:bCs/>
        <w:lang w:val="en-US"/>
      </w:rPr>
      <w:t>Error! Use the Home tab to apply Überschrift 1 to the text that you want to appear here.</w:t>
    </w:r>
    <w:r>
      <w:rPr>
        <w:rStyle w:val="Seitenzahl"/>
      </w:rPr>
      <w:fldChar w:fldCharType="end"/>
    </w:r>
    <w:r w:rsidRPr="00D441BB">
      <w:rPr>
        <w:rStyle w:val="Seitenzahl"/>
        <w:lang w:val="en-US"/>
      </w:rPr>
      <w:t xml:space="preserve"> </w:t>
    </w:r>
    <w:r>
      <w:rPr>
        <w:rStyle w:val="Seitenzahl"/>
      </w:rPr>
      <w:fldChar w:fldCharType="begin"/>
    </w:r>
    <w:r w:rsidRPr="00D441BB">
      <w:rPr>
        <w:rStyle w:val="Seitenzahl"/>
        <w:lang w:val="en-US"/>
      </w:rPr>
      <w:instrText xml:space="preserve"> STYLEREF "Überschrift 1"</w:instrText>
    </w:r>
    <w:r>
      <w:rPr>
        <w:rStyle w:val="Seitenzahl"/>
      </w:rPr>
      <w:fldChar w:fldCharType="separate"/>
    </w:r>
    <w:r w:rsidR="0029113C">
      <w:rPr>
        <w:rStyle w:val="Seitenzahl"/>
        <w:b/>
        <w:bCs/>
        <w:lang w:val="en-US"/>
      </w:rPr>
      <w:t>Error! Use the Home tab to apply Überschrift 1 to the text that you want to appear here.</w:t>
    </w:r>
    <w:r>
      <w:rPr>
        <w:rStyle w:val="Seitenzah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397099397"/>
      <w:docPartObj>
        <w:docPartGallery w:val="Page Numbers (Top of Page)"/>
        <w:docPartUnique/>
      </w:docPartObj>
    </w:sdtPr>
    <w:sdtEndPr>
      <w:rPr>
        <w:noProof/>
      </w:rPr>
    </w:sdtEndPr>
    <w:sdtContent>
      <w:p w14:paraId="29D2085A" w14:textId="492B9FF0" w:rsidR="00AA29B9" w:rsidRDefault="00AA29B9">
        <w:pPr>
          <w:pStyle w:val="Kopfzeile"/>
          <w:jc w:val="right"/>
        </w:pPr>
        <w:r>
          <w:rPr>
            <w:noProof w:val="0"/>
          </w:rPr>
          <w:fldChar w:fldCharType="begin"/>
        </w:r>
        <w:r>
          <w:instrText xml:space="preserve"> PAGE   \* MERGEFORMAT </w:instrText>
        </w:r>
        <w:r>
          <w:rPr>
            <w:noProof w:val="0"/>
          </w:rPr>
          <w:fldChar w:fldCharType="separate"/>
        </w:r>
        <w:r>
          <w:t>2</w:t>
        </w:r>
        <w:r>
          <w:fldChar w:fldCharType="end"/>
        </w:r>
      </w:p>
    </w:sdtContent>
  </w:sdt>
  <w:p w14:paraId="22AE8343" w14:textId="77777777" w:rsidR="005D16C8" w:rsidRPr="006F54EB" w:rsidRDefault="005D16C8" w:rsidP="006F54EB">
    <w:pPr>
      <w:autoSpaceDE w:val="0"/>
      <w:autoSpaceDN w:val="0"/>
      <w:adjustRightInd w:val="0"/>
      <w:jc w:val="left"/>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25C8"/>
    <w:multiLevelType w:val="hybridMultilevel"/>
    <w:tmpl w:val="E244F8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21555E"/>
    <w:multiLevelType w:val="hybridMultilevel"/>
    <w:tmpl w:val="79703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DC573C"/>
    <w:multiLevelType w:val="multilevel"/>
    <w:tmpl w:val="BA52959A"/>
    <w:lvl w:ilvl="0">
      <w:start w:val="1"/>
      <w:numFmt w:val="decimal"/>
      <w:pStyle w:val="berschrift1"/>
      <w:lvlText w:val="%1"/>
      <w:lvlJc w:val="left"/>
      <w:pPr>
        <w:tabs>
          <w:tab w:val="num" w:pos="1134"/>
        </w:tabs>
        <w:ind w:left="1134" w:hanging="1134"/>
      </w:pPr>
    </w:lvl>
    <w:lvl w:ilvl="1">
      <w:start w:val="1"/>
      <w:numFmt w:val="decimal"/>
      <w:pStyle w:val="berschrift2"/>
      <w:lvlText w:val="%1.%2"/>
      <w:lvlJc w:val="left"/>
      <w:pPr>
        <w:tabs>
          <w:tab w:val="num" w:pos="1134"/>
        </w:tabs>
        <w:ind w:left="1134" w:hanging="1134"/>
      </w:pPr>
    </w:lvl>
    <w:lvl w:ilvl="2">
      <w:start w:val="1"/>
      <w:numFmt w:val="decimal"/>
      <w:pStyle w:val="berschrift3"/>
      <w:lvlText w:val="%1.%2.%3"/>
      <w:lvlJc w:val="left"/>
      <w:pPr>
        <w:tabs>
          <w:tab w:val="num" w:pos="1134"/>
        </w:tabs>
        <w:ind w:left="1134" w:hanging="1134"/>
      </w:pPr>
    </w:lvl>
    <w:lvl w:ilvl="3">
      <w:start w:val="1"/>
      <w:numFmt w:val="decimal"/>
      <w:lvlText w:val="%1.%2.%3.%4"/>
      <w:lvlJc w:val="left"/>
      <w:pPr>
        <w:tabs>
          <w:tab w:val="num" w:pos="1440"/>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10AE24A4"/>
    <w:multiLevelType w:val="hybridMultilevel"/>
    <w:tmpl w:val="DD8847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4DE0247"/>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7941784"/>
    <w:multiLevelType w:val="hybridMultilevel"/>
    <w:tmpl w:val="8E5A7E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50721D"/>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CFC6853"/>
    <w:multiLevelType w:val="hybridMultilevel"/>
    <w:tmpl w:val="EF1204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6E75A8"/>
    <w:multiLevelType w:val="hybridMultilevel"/>
    <w:tmpl w:val="0D608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39A6A7A"/>
    <w:multiLevelType w:val="hybridMultilevel"/>
    <w:tmpl w:val="2326E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F014A2C"/>
    <w:multiLevelType w:val="hybridMultilevel"/>
    <w:tmpl w:val="7F706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99768A7"/>
    <w:multiLevelType w:val="hybridMultilevel"/>
    <w:tmpl w:val="DB5851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A25B88"/>
    <w:multiLevelType w:val="hybridMultilevel"/>
    <w:tmpl w:val="6A7EFE84"/>
    <w:lvl w:ilvl="0" w:tplc="20000001">
      <w:start w:val="1"/>
      <w:numFmt w:val="bullet"/>
      <w:lvlText w:val=""/>
      <w:lvlJc w:val="left"/>
      <w:pPr>
        <w:ind w:left="1485" w:hanging="360"/>
      </w:pPr>
      <w:rPr>
        <w:rFonts w:ascii="Symbol" w:hAnsi="Symbol" w:hint="default"/>
      </w:rPr>
    </w:lvl>
    <w:lvl w:ilvl="1" w:tplc="20000003">
      <w:start w:val="1"/>
      <w:numFmt w:val="bullet"/>
      <w:lvlText w:val="o"/>
      <w:lvlJc w:val="left"/>
      <w:pPr>
        <w:ind w:left="2205" w:hanging="360"/>
      </w:pPr>
      <w:rPr>
        <w:rFonts w:ascii="Courier New" w:hAnsi="Courier New" w:cs="Courier New" w:hint="default"/>
      </w:rPr>
    </w:lvl>
    <w:lvl w:ilvl="2" w:tplc="20000005" w:tentative="1">
      <w:start w:val="1"/>
      <w:numFmt w:val="bullet"/>
      <w:lvlText w:val=""/>
      <w:lvlJc w:val="left"/>
      <w:pPr>
        <w:ind w:left="2925" w:hanging="360"/>
      </w:pPr>
      <w:rPr>
        <w:rFonts w:ascii="Wingdings" w:hAnsi="Wingdings" w:hint="default"/>
      </w:rPr>
    </w:lvl>
    <w:lvl w:ilvl="3" w:tplc="20000001" w:tentative="1">
      <w:start w:val="1"/>
      <w:numFmt w:val="bullet"/>
      <w:lvlText w:val=""/>
      <w:lvlJc w:val="left"/>
      <w:pPr>
        <w:ind w:left="3645" w:hanging="360"/>
      </w:pPr>
      <w:rPr>
        <w:rFonts w:ascii="Symbol" w:hAnsi="Symbol" w:hint="default"/>
      </w:rPr>
    </w:lvl>
    <w:lvl w:ilvl="4" w:tplc="20000003" w:tentative="1">
      <w:start w:val="1"/>
      <w:numFmt w:val="bullet"/>
      <w:lvlText w:val="o"/>
      <w:lvlJc w:val="left"/>
      <w:pPr>
        <w:ind w:left="4365" w:hanging="360"/>
      </w:pPr>
      <w:rPr>
        <w:rFonts w:ascii="Courier New" w:hAnsi="Courier New" w:cs="Courier New" w:hint="default"/>
      </w:rPr>
    </w:lvl>
    <w:lvl w:ilvl="5" w:tplc="20000005" w:tentative="1">
      <w:start w:val="1"/>
      <w:numFmt w:val="bullet"/>
      <w:lvlText w:val=""/>
      <w:lvlJc w:val="left"/>
      <w:pPr>
        <w:ind w:left="5085" w:hanging="360"/>
      </w:pPr>
      <w:rPr>
        <w:rFonts w:ascii="Wingdings" w:hAnsi="Wingdings" w:hint="default"/>
      </w:rPr>
    </w:lvl>
    <w:lvl w:ilvl="6" w:tplc="20000001" w:tentative="1">
      <w:start w:val="1"/>
      <w:numFmt w:val="bullet"/>
      <w:lvlText w:val=""/>
      <w:lvlJc w:val="left"/>
      <w:pPr>
        <w:ind w:left="5805" w:hanging="360"/>
      </w:pPr>
      <w:rPr>
        <w:rFonts w:ascii="Symbol" w:hAnsi="Symbol" w:hint="default"/>
      </w:rPr>
    </w:lvl>
    <w:lvl w:ilvl="7" w:tplc="20000003" w:tentative="1">
      <w:start w:val="1"/>
      <w:numFmt w:val="bullet"/>
      <w:lvlText w:val="o"/>
      <w:lvlJc w:val="left"/>
      <w:pPr>
        <w:ind w:left="6525" w:hanging="360"/>
      </w:pPr>
      <w:rPr>
        <w:rFonts w:ascii="Courier New" w:hAnsi="Courier New" w:cs="Courier New" w:hint="default"/>
      </w:rPr>
    </w:lvl>
    <w:lvl w:ilvl="8" w:tplc="20000005" w:tentative="1">
      <w:start w:val="1"/>
      <w:numFmt w:val="bullet"/>
      <w:lvlText w:val=""/>
      <w:lvlJc w:val="left"/>
      <w:pPr>
        <w:ind w:left="7245" w:hanging="360"/>
      </w:pPr>
      <w:rPr>
        <w:rFonts w:ascii="Wingdings" w:hAnsi="Wingdings" w:hint="default"/>
      </w:rPr>
    </w:lvl>
  </w:abstractNum>
  <w:abstractNum w:abstractNumId="13" w15:restartNumberingAfterBreak="0">
    <w:nsid w:val="4F1A681F"/>
    <w:multiLevelType w:val="hybridMultilevel"/>
    <w:tmpl w:val="6A7CA2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04E7B80"/>
    <w:multiLevelType w:val="hybridMultilevel"/>
    <w:tmpl w:val="1E180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25525D4"/>
    <w:multiLevelType w:val="hybridMultilevel"/>
    <w:tmpl w:val="DC2AD7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6" w15:restartNumberingAfterBreak="0">
    <w:nsid w:val="68460ED4"/>
    <w:multiLevelType w:val="hybridMultilevel"/>
    <w:tmpl w:val="19E26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B573A4C"/>
    <w:multiLevelType w:val="hybridMultilevel"/>
    <w:tmpl w:val="55EE0A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F6533F8"/>
    <w:multiLevelType w:val="hybridMultilevel"/>
    <w:tmpl w:val="033EB8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FF612A8"/>
    <w:multiLevelType w:val="multilevel"/>
    <w:tmpl w:val="CE3A30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32511C2"/>
    <w:multiLevelType w:val="singleLevel"/>
    <w:tmpl w:val="22E4D0E8"/>
    <w:lvl w:ilvl="0">
      <w:start w:val="1"/>
      <w:numFmt w:val="bullet"/>
      <w:pStyle w:val="Listenpunkt"/>
      <w:lvlText w:val=""/>
      <w:lvlJc w:val="left"/>
      <w:pPr>
        <w:tabs>
          <w:tab w:val="num" w:pos="360"/>
        </w:tabs>
        <w:ind w:left="284" w:hanging="284"/>
      </w:pPr>
      <w:rPr>
        <w:rFonts w:ascii="Symbol" w:hAnsi="Symbol" w:hint="default"/>
      </w:rPr>
    </w:lvl>
  </w:abstractNum>
  <w:abstractNum w:abstractNumId="21" w15:restartNumberingAfterBreak="0">
    <w:nsid w:val="755B7FDA"/>
    <w:multiLevelType w:val="hybridMultilevel"/>
    <w:tmpl w:val="526433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A475046"/>
    <w:multiLevelType w:val="hybridMultilevel"/>
    <w:tmpl w:val="A72000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F17630A"/>
    <w:multiLevelType w:val="hybridMultilevel"/>
    <w:tmpl w:val="9F0C40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1"/>
  </w:num>
  <w:num w:numId="4">
    <w:abstractNumId w:val="0"/>
  </w:num>
  <w:num w:numId="5">
    <w:abstractNumId w:val="11"/>
  </w:num>
  <w:num w:numId="6">
    <w:abstractNumId w:val="20"/>
  </w:num>
  <w:num w:numId="7">
    <w:abstractNumId w:val="18"/>
  </w:num>
  <w:num w:numId="8">
    <w:abstractNumId w:val="17"/>
  </w:num>
  <w:num w:numId="9">
    <w:abstractNumId w:val="23"/>
  </w:num>
  <w:num w:numId="10">
    <w:abstractNumId w:val="3"/>
  </w:num>
  <w:num w:numId="11">
    <w:abstractNumId w:val="7"/>
  </w:num>
  <w:num w:numId="12">
    <w:abstractNumId w:val="5"/>
  </w:num>
  <w:num w:numId="13">
    <w:abstractNumId w:val="22"/>
  </w:num>
  <w:num w:numId="14">
    <w:abstractNumId w:val="8"/>
  </w:num>
  <w:num w:numId="15">
    <w:abstractNumId w:val="10"/>
  </w:num>
  <w:num w:numId="16">
    <w:abstractNumId w:val="13"/>
  </w:num>
  <w:num w:numId="17">
    <w:abstractNumId w:val="1"/>
  </w:num>
  <w:num w:numId="18">
    <w:abstractNumId w:val="9"/>
  </w:num>
  <w:num w:numId="19">
    <w:abstractNumId w:val="16"/>
  </w:num>
  <w:num w:numId="20">
    <w:abstractNumId w:val="14"/>
  </w:num>
  <w:num w:numId="21">
    <w:abstractNumId w:val="6"/>
  </w:num>
  <w:num w:numId="22">
    <w:abstractNumId w:val="4"/>
  </w:num>
  <w:num w:numId="23">
    <w:abstractNumId w:val="19"/>
  </w:num>
  <w:num w:numId="2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Gröschke">
    <w15:presenceInfo w15:providerId="AD" w15:userId="S::Peter.Groeschke@deutschebahn.com::d1731e88-40bd-43c7-9535-4560d33e80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A06"/>
    <w:rsid w:val="00002286"/>
    <w:rsid w:val="000027D8"/>
    <w:rsid w:val="00005148"/>
    <w:rsid w:val="00007520"/>
    <w:rsid w:val="00007F79"/>
    <w:rsid w:val="0001391B"/>
    <w:rsid w:val="000144FB"/>
    <w:rsid w:val="00014E8C"/>
    <w:rsid w:val="000152BC"/>
    <w:rsid w:val="0002359F"/>
    <w:rsid w:val="0002675C"/>
    <w:rsid w:val="00027730"/>
    <w:rsid w:val="00034570"/>
    <w:rsid w:val="00040EE8"/>
    <w:rsid w:val="00051E01"/>
    <w:rsid w:val="00054A10"/>
    <w:rsid w:val="00062CBA"/>
    <w:rsid w:val="0007073C"/>
    <w:rsid w:val="00071D69"/>
    <w:rsid w:val="00077D91"/>
    <w:rsid w:val="00081559"/>
    <w:rsid w:val="00082F36"/>
    <w:rsid w:val="000861B3"/>
    <w:rsid w:val="000905CD"/>
    <w:rsid w:val="000A3B5F"/>
    <w:rsid w:val="000B49A2"/>
    <w:rsid w:val="000B7582"/>
    <w:rsid w:val="000C2F09"/>
    <w:rsid w:val="000C4BFC"/>
    <w:rsid w:val="000D3382"/>
    <w:rsid w:val="000E233E"/>
    <w:rsid w:val="000F3585"/>
    <w:rsid w:val="0010021B"/>
    <w:rsid w:val="00100EF6"/>
    <w:rsid w:val="00101104"/>
    <w:rsid w:val="00101548"/>
    <w:rsid w:val="00116DA9"/>
    <w:rsid w:val="001301FC"/>
    <w:rsid w:val="00151FEB"/>
    <w:rsid w:val="00154B07"/>
    <w:rsid w:val="00157477"/>
    <w:rsid w:val="00164563"/>
    <w:rsid w:val="00165A24"/>
    <w:rsid w:val="00170E6B"/>
    <w:rsid w:val="00180C6C"/>
    <w:rsid w:val="00181032"/>
    <w:rsid w:val="00191E17"/>
    <w:rsid w:val="001926B4"/>
    <w:rsid w:val="001B0479"/>
    <w:rsid w:val="001B0C48"/>
    <w:rsid w:val="001B0F9A"/>
    <w:rsid w:val="001B10E0"/>
    <w:rsid w:val="001B6166"/>
    <w:rsid w:val="001B63D0"/>
    <w:rsid w:val="001D7A13"/>
    <w:rsid w:val="0020452C"/>
    <w:rsid w:val="00206461"/>
    <w:rsid w:val="00207104"/>
    <w:rsid w:val="00210E5D"/>
    <w:rsid w:val="00212831"/>
    <w:rsid w:val="00215C6C"/>
    <w:rsid w:val="00221315"/>
    <w:rsid w:val="00222FFB"/>
    <w:rsid w:val="00225AFA"/>
    <w:rsid w:val="00233BDF"/>
    <w:rsid w:val="00254D75"/>
    <w:rsid w:val="002570A0"/>
    <w:rsid w:val="00263235"/>
    <w:rsid w:val="002657A9"/>
    <w:rsid w:val="00265A9D"/>
    <w:rsid w:val="002663D6"/>
    <w:rsid w:val="0027183D"/>
    <w:rsid w:val="00273278"/>
    <w:rsid w:val="00274D20"/>
    <w:rsid w:val="00274F60"/>
    <w:rsid w:val="00275B75"/>
    <w:rsid w:val="00285979"/>
    <w:rsid w:val="0029113C"/>
    <w:rsid w:val="00294CD8"/>
    <w:rsid w:val="00295B2E"/>
    <w:rsid w:val="002A36B2"/>
    <w:rsid w:val="002B1AD6"/>
    <w:rsid w:val="002B5A4C"/>
    <w:rsid w:val="002D173E"/>
    <w:rsid w:val="002D7602"/>
    <w:rsid w:val="002E0A3D"/>
    <w:rsid w:val="002E2D32"/>
    <w:rsid w:val="002E4FD6"/>
    <w:rsid w:val="002E713D"/>
    <w:rsid w:val="002F75C9"/>
    <w:rsid w:val="00313828"/>
    <w:rsid w:val="00313E03"/>
    <w:rsid w:val="00314A32"/>
    <w:rsid w:val="00316DD4"/>
    <w:rsid w:val="00323B56"/>
    <w:rsid w:val="00332BED"/>
    <w:rsid w:val="0033676F"/>
    <w:rsid w:val="00341FF3"/>
    <w:rsid w:val="00342EAC"/>
    <w:rsid w:val="00347B64"/>
    <w:rsid w:val="0035067D"/>
    <w:rsid w:val="00353A40"/>
    <w:rsid w:val="003623F7"/>
    <w:rsid w:val="00371438"/>
    <w:rsid w:val="00382E7E"/>
    <w:rsid w:val="00392255"/>
    <w:rsid w:val="00392931"/>
    <w:rsid w:val="003944A9"/>
    <w:rsid w:val="003A0DE7"/>
    <w:rsid w:val="003A3A29"/>
    <w:rsid w:val="003B09BE"/>
    <w:rsid w:val="003B703D"/>
    <w:rsid w:val="003C061E"/>
    <w:rsid w:val="003C4A73"/>
    <w:rsid w:val="003D4064"/>
    <w:rsid w:val="003D5BCF"/>
    <w:rsid w:val="003E1E4C"/>
    <w:rsid w:val="003E6987"/>
    <w:rsid w:val="003E6CE1"/>
    <w:rsid w:val="003F30DC"/>
    <w:rsid w:val="003F549F"/>
    <w:rsid w:val="00404D28"/>
    <w:rsid w:val="00405857"/>
    <w:rsid w:val="00406F52"/>
    <w:rsid w:val="004163E5"/>
    <w:rsid w:val="0041689B"/>
    <w:rsid w:val="00417C8E"/>
    <w:rsid w:val="00431A90"/>
    <w:rsid w:val="0043211C"/>
    <w:rsid w:val="00437E41"/>
    <w:rsid w:val="00454181"/>
    <w:rsid w:val="00465C58"/>
    <w:rsid w:val="00470866"/>
    <w:rsid w:val="00480B30"/>
    <w:rsid w:val="00481CE9"/>
    <w:rsid w:val="004829D3"/>
    <w:rsid w:val="0049050D"/>
    <w:rsid w:val="004924CA"/>
    <w:rsid w:val="0049428E"/>
    <w:rsid w:val="0049554F"/>
    <w:rsid w:val="004977E0"/>
    <w:rsid w:val="004A4160"/>
    <w:rsid w:val="004B5A15"/>
    <w:rsid w:val="004B6EE9"/>
    <w:rsid w:val="004D27BB"/>
    <w:rsid w:val="004E026D"/>
    <w:rsid w:val="004E36C8"/>
    <w:rsid w:val="004E5A69"/>
    <w:rsid w:val="004E6323"/>
    <w:rsid w:val="004E6D26"/>
    <w:rsid w:val="004F3933"/>
    <w:rsid w:val="004F4764"/>
    <w:rsid w:val="0050216B"/>
    <w:rsid w:val="00505445"/>
    <w:rsid w:val="0050584A"/>
    <w:rsid w:val="005078DC"/>
    <w:rsid w:val="00510B4F"/>
    <w:rsid w:val="00511530"/>
    <w:rsid w:val="00523505"/>
    <w:rsid w:val="005328B8"/>
    <w:rsid w:val="0053349A"/>
    <w:rsid w:val="005335C2"/>
    <w:rsid w:val="005342E1"/>
    <w:rsid w:val="0054198E"/>
    <w:rsid w:val="00554FE5"/>
    <w:rsid w:val="005560FB"/>
    <w:rsid w:val="00556AB9"/>
    <w:rsid w:val="00564FE1"/>
    <w:rsid w:val="00572506"/>
    <w:rsid w:val="00576FA7"/>
    <w:rsid w:val="0058406A"/>
    <w:rsid w:val="00587E49"/>
    <w:rsid w:val="00594FBB"/>
    <w:rsid w:val="005A62AB"/>
    <w:rsid w:val="005B02E5"/>
    <w:rsid w:val="005B0A6F"/>
    <w:rsid w:val="005C18F2"/>
    <w:rsid w:val="005D029D"/>
    <w:rsid w:val="005D16C8"/>
    <w:rsid w:val="005E34F8"/>
    <w:rsid w:val="005F110A"/>
    <w:rsid w:val="005F20F6"/>
    <w:rsid w:val="005F6B25"/>
    <w:rsid w:val="006011A0"/>
    <w:rsid w:val="00601B04"/>
    <w:rsid w:val="00603F88"/>
    <w:rsid w:val="00606E39"/>
    <w:rsid w:val="00611182"/>
    <w:rsid w:val="0061312A"/>
    <w:rsid w:val="00614B5B"/>
    <w:rsid w:val="00614C67"/>
    <w:rsid w:val="006151DB"/>
    <w:rsid w:val="006243F5"/>
    <w:rsid w:val="00625ECA"/>
    <w:rsid w:val="00630D73"/>
    <w:rsid w:val="00633CCF"/>
    <w:rsid w:val="00641C26"/>
    <w:rsid w:val="00655961"/>
    <w:rsid w:val="0066046D"/>
    <w:rsid w:val="00660F3A"/>
    <w:rsid w:val="00670CB1"/>
    <w:rsid w:val="00670DEC"/>
    <w:rsid w:val="0067326D"/>
    <w:rsid w:val="00674DF7"/>
    <w:rsid w:val="0067528D"/>
    <w:rsid w:val="006826CB"/>
    <w:rsid w:val="00683B18"/>
    <w:rsid w:val="006919EB"/>
    <w:rsid w:val="00691C36"/>
    <w:rsid w:val="006A03B6"/>
    <w:rsid w:val="006A2A06"/>
    <w:rsid w:val="006B0677"/>
    <w:rsid w:val="006B1652"/>
    <w:rsid w:val="006B20CB"/>
    <w:rsid w:val="006B27DC"/>
    <w:rsid w:val="006C226A"/>
    <w:rsid w:val="006D38F9"/>
    <w:rsid w:val="006D60A5"/>
    <w:rsid w:val="006E389F"/>
    <w:rsid w:val="006F54EB"/>
    <w:rsid w:val="00706113"/>
    <w:rsid w:val="00711653"/>
    <w:rsid w:val="00714409"/>
    <w:rsid w:val="0071611D"/>
    <w:rsid w:val="007209C1"/>
    <w:rsid w:val="00723841"/>
    <w:rsid w:val="00727D14"/>
    <w:rsid w:val="00730BFE"/>
    <w:rsid w:val="007315C5"/>
    <w:rsid w:val="00735DBB"/>
    <w:rsid w:val="007419A8"/>
    <w:rsid w:val="00741E20"/>
    <w:rsid w:val="0074398C"/>
    <w:rsid w:val="007464C5"/>
    <w:rsid w:val="00746F31"/>
    <w:rsid w:val="007504A0"/>
    <w:rsid w:val="00750BCA"/>
    <w:rsid w:val="0076036C"/>
    <w:rsid w:val="00771111"/>
    <w:rsid w:val="00781B55"/>
    <w:rsid w:val="00786BFC"/>
    <w:rsid w:val="00790492"/>
    <w:rsid w:val="007913DD"/>
    <w:rsid w:val="0079708A"/>
    <w:rsid w:val="007A0110"/>
    <w:rsid w:val="007A2D0C"/>
    <w:rsid w:val="007A3145"/>
    <w:rsid w:val="007B2349"/>
    <w:rsid w:val="007C19EB"/>
    <w:rsid w:val="007C426B"/>
    <w:rsid w:val="007C51D2"/>
    <w:rsid w:val="007D1DE5"/>
    <w:rsid w:val="007D5E8D"/>
    <w:rsid w:val="007E6245"/>
    <w:rsid w:val="007E63AB"/>
    <w:rsid w:val="007E6A13"/>
    <w:rsid w:val="007E7049"/>
    <w:rsid w:val="007F197E"/>
    <w:rsid w:val="00802797"/>
    <w:rsid w:val="00804EF2"/>
    <w:rsid w:val="00810CDE"/>
    <w:rsid w:val="0081152C"/>
    <w:rsid w:val="00811555"/>
    <w:rsid w:val="00811F58"/>
    <w:rsid w:val="00814CC6"/>
    <w:rsid w:val="0082123C"/>
    <w:rsid w:val="00827F83"/>
    <w:rsid w:val="00837345"/>
    <w:rsid w:val="00854162"/>
    <w:rsid w:val="008637E6"/>
    <w:rsid w:val="008641FC"/>
    <w:rsid w:val="00873478"/>
    <w:rsid w:val="0088072F"/>
    <w:rsid w:val="0088471E"/>
    <w:rsid w:val="00884F3F"/>
    <w:rsid w:val="008854D7"/>
    <w:rsid w:val="008870EF"/>
    <w:rsid w:val="00891E31"/>
    <w:rsid w:val="008935F2"/>
    <w:rsid w:val="008977AB"/>
    <w:rsid w:val="008A113C"/>
    <w:rsid w:val="008A2123"/>
    <w:rsid w:val="008A280D"/>
    <w:rsid w:val="008B01D3"/>
    <w:rsid w:val="008B57E8"/>
    <w:rsid w:val="008B5861"/>
    <w:rsid w:val="008B59F8"/>
    <w:rsid w:val="008C3C9E"/>
    <w:rsid w:val="008C6204"/>
    <w:rsid w:val="008D3AAF"/>
    <w:rsid w:val="008D40E6"/>
    <w:rsid w:val="008E667F"/>
    <w:rsid w:val="009037F4"/>
    <w:rsid w:val="00905A6A"/>
    <w:rsid w:val="009318E4"/>
    <w:rsid w:val="00937715"/>
    <w:rsid w:val="00944E85"/>
    <w:rsid w:val="009514BF"/>
    <w:rsid w:val="00953C1B"/>
    <w:rsid w:val="0096270B"/>
    <w:rsid w:val="0096484A"/>
    <w:rsid w:val="00964F72"/>
    <w:rsid w:val="00970750"/>
    <w:rsid w:val="00986530"/>
    <w:rsid w:val="00986AF8"/>
    <w:rsid w:val="00987822"/>
    <w:rsid w:val="00987965"/>
    <w:rsid w:val="00993234"/>
    <w:rsid w:val="00995182"/>
    <w:rsid w:val="00996A1D"/>
    <w:rsid w:val="009A3C24"/>
    <w:rsid w:val="009A4958"/>
    <w:rsid w:val="009B0F53"/>
    <w:rsid w:val="009B1132"/>
    <w:rsid w:val="009B1984"/>
    <w:rsid w:val="009B4744"/>
    <w:rsid w:val="009B5D33"/>
    <w:rsid w:val="009B6678"/>
    <w:rsid w:val="009C1C75"/>
    <w:rsid w:val="009C503B"/>
    <w:rsid w:val="009C6467"/>
    <w:rsid w:val="009D1274"/>
    <w:rsid w:val="009D1C8C"/>
    <w:rsid w:val="009D1D72"/>
    <w:rsid w:val="009E01A4"/>
    <w:rsid w:val="009E4C27"/>
    <w:rsid w:val="009F1861"/>
    <w:rsid w:val="00A00246"/>
    <w:rsid w:val="00A05C23"/>
    <w:rsid w:val="00A0696F"/>
    <w:rsid w:val="00A21518"/>
    <w:rsid w:val="00A2317D"/>
    <w:rsid w:val="00A271ED"/>
    <w:rsid w:val="00A27EB6"/>
    <w:rsid w:val="00A30EA4"/>
    <w:rsid w:val="00A4503E"/>
    <w:rsid w:val="00A50E20"/>
    <w:rsid w:val="00A5291C"/>
    <w:rsid w:val="00A53152"/>
    <w:rsid w:val="00A56CB0"/>
    <w:rsid w:val="00A71DAB"/>
    <w:rsid w:val="00A73000"/>
    <w:rsid w:val="00A754A1"/>
    <w:rsid w:val="00A93617"/>
    <w:rsid w:val="00A93C32"/>
    <w:rsid w:val="00A9429A"/>
    <w:rsid w:val="00AA29B9"/>
    <w:rsid w:val="00AA5FC8"/>
    <w:rsid w:val="00AA7957"/>
    <w:rsid w:val="00AA7978"/>
    <w:rsid w:val="00AB1272"/>
    <w:rsid w:val="00AB18CF"/>
    <w:rsid w:val="00AB1FC2"/>
    <w:rsid w:val="00AB7E17"/>
    <w:rsid w:val="00AD3100"/>
    <w:rsid w:val="00AD7E47"/>
    <w:rsid w:val="00AE08CF"/>
    <w:rsid w:val="00AE3246"/>
    <w:rsid w:val="00AF3F96"/>
    <w:rsid w:val="00B016A4"/>
    <w:rsid w:val="00B01B2D"/>
    <w:rsid w:val="00B11C47"/>
    <w:rsid w:val="00B11D67"/>
    <w:rsid w:val="00B14673"/>
    <w:rsid w:val="00B1563F"/>
    <w:rsid w:val="00B22FD5"/>
    <w:rsid w:val="00B36431"/>
    <w:rsid w:val="00B4193A"/>
    <w:rsid w:val="00B429B4"/>
    <w:rsid w:val="00B65ED7"/>
    <w:rsid w:val="00B74D44"/>
    <w:rsid w:val="00B76E90"/>
    <w:rsid w:val="00B77450"/>
    <w:rsid w:val="00B805D3"/>
    <w:rsid w:val="00B821F4"/>
    <w:rsid w:val="00B85528"/>
    <w:rsid w:val="00B90C35"/>
    <w:rsid w:val="00B97095"/>
    <w:rsid w:val="00BA15AF"/>
    <w:rsid w:val="00BB2D54"/>
    <w:rsid w:val="00BB2F1D"/>
    <w:rsid w:val="00BC584A"/>
    <w:rsid w:val="00BD06B5"/>
    <w:rsid w:val="00BD59AF"/>
    <w:rsid w:val="00BE0C61"/>
    <w:rsid w:val="00BE55DD"/>
    <w:rsid w:val="00BF7C8B"/>
    <w:rsid w:val="00C01853"/>
    <w:rsid w:val="00C0195E"/>
    <w:rsid w:val="00C02F17"/>
    <w:rsid w:val="00C03AE1"/>
    <w:rsid w:val="00C11B0D"/>
    <w:rsid w:val="00C15089"/>
    <w:rsid w:val="00C15D72"/>
    <w:rsid w:val="00C34F14"/>
    <w:rsid w:val="00C429A0"/>
    <w:rsid w:val="00C46285"/>
    <w:rsid w:val="00C46726"/>
    <w:rsid w:val="00C621D4"/>
    <w:rsid w:val="00C76E02"/>
    <w:rsid w:val="00C80FF8"/>
    <w:rsid w:val="00C870F9"/>
    <w:rsid w:val="00C9563A"/>
    <w:rsid w:val="00CA7701"/>
    <w:rsid w:val="00CB051B"/>
    <w:rsid w:val="00CC2011"/>
    <w:rsid w:val="00CC679A"/>
    <w:rsid w:val="00CD27EC"/>
    <w:rsid w:val="00CD519D"/>
    <w:rsid w:val="00CD56ED"/>
    <w:rsid w:val="00CD7479"/>
    <w:rsid w:val="00CE35B3"/>
    <w:rsid w:val="00CF25AD"/>
    <w:rsid w:val="00CF4FB4"/>
    <w:rsid w:val="00CF61A0"/>
    <w:rsid w:val="00CF7DC1"/>
    <w:rsid w:val="00D00A05"/>
    <w:rsid w:val="00D0127B"/>
    <w:rsid w:val="00D06303"/>
    <w:rsid w:val="00D2762B"/>
    <w:rsid w:val="00D342A9"/>
    <w:rsid w:val="00D41456"/>
    <w:rsid w:val="00D44C99"/>
    <w:rsid w:val="00D44D42"/>
    <w:rsid w:val="00D57375"/>
    <w:rsid w:val="00D63F1A"/>
    <w:rsid w:val="00D73243"/>
    <w:rsid w:val="00D77F08"/>
    <w:rsid w:val="00D8670F"/>
    <w:rsid w:val="00DA124F"/>
    <w:rsid w:val="00DA2825"/>
    <w:rsid w:val="00DA29AE"/>
    <w:rsid w:val="00DA522A"/>
    <w:rsid w:val="00DA65FF"/>
    <w:rsid w:val="00DA7EBA"/>
    <w:rsid w:val="00DB275E"/>
    <w:rsid w:val="00DB4F71"/>
    <w:rsid w:val="00DB71BF"/>
    <w:rsid w:val="00DB75EE"/>
    <w:rsid w:val="00DD3EE2"/>
    <w:rsid w:val="00DE69F0"/>
    <w:rsid w:val="00DF052D"/>
    <w:rsid w:val="00DF509B"/>
    <w:rsid w:val="00E138E9"/>
    <w:rsid w:val="00E230E2"/>
    <w:rsid w:val="00E24D34"/>
    <w:rsid w:val="00E254D4"/>
    <w:rsid w:val="00E2649A"/>
    <w:rsid w:val="00E313F4"/>
    <w:rsid w:val="00E33A4A"/>
    <w:rsid w:val="00E416E1"/>
    <w:rsid w:val="00E4219E"/>
    <w:rsid w:val="00E435DF"/>
    <w:rsid w:val="00E46B8F"/>
    <w:rsid w:val="00E50469"/>
    <w:rsid w:val="00E5081D"/>
    <w:rsid w:val="00E50D02"/>
    <w:rsid w:val="00E50FCA"/>
    <w:rsid w:val="00E51595"/>
    <w:rsid w:val="00E518F3"/>
    <w:rsid w:val="00E54748"/>
    <w:rsid w:val="00E6061A"/>
    <w:rsid w:val="00E608F2"/>
    <w:rsid w:val="00E625A8"/>
    <w:rsid w:val="00E63A92"/>
    <w:rsid w:val="00E753F2"/>
    <w:rsid w:val="00E868A8"/>
    <w:rsid w:val="00E90EA5"/>
    <w:rsid w:val="00E958C2"/>
    <w:rsid w:val="00EC4CD7"/>
    <w:rsid w:val="00EC6262"/>
    <w:rsid w:val="00ED0BCD"/>
    <w:rsid w:val="00ED1DB3"/>
    <w:rsid w:val="00ED354D"/>
    <w:rsid w:val="00ED3FFC"/>
    <w:rsid w:val="00ED55CB"/>
    <w:rsid w:val="00ED7767"/>
    <w:rsid w:val="00EE3070"/>
    <w:rsid w:val="00EE6D7B"/>
    <w:rsid w:val="00EF14B6"/>
    <w:rsid w:val="00EF48C3"/>
    <w:rsid w:val="00EF6D10"/>
    <w:rsid w:val="00F013DE"/>
    <w:rsid w:val="00F07A89"/>
    <w:rsid w:val="00F133F8"/>
    <w:rsid w:val="00F15EC6"/>
    <w:rsid w:val="00F16FEB"/>
    <w:rsid w:val="00F23486"/>
    <w:rsid w:val="00F2377D"/>
    <w:rsid w:val="00F31986"/>
    <w:rsid w:val="00F35BF2"/>
    <w:rsid w:val="00F36814"/>
    <w:rsid w:val="00F36BAF"/>
    <w:rsid w:val="00F5444F"/>
    <w:rsid w:val="00F5742B"/>
    <w:rsid w:val="00F703E4"/>
    <w:rsid w:val="00F723FD"/>
    <w:rsid w:val="00F76A20"/>
    <w:rsid w:val="00F77CF8"/>
    <w:rsid w:val="00F84123"/>
    <w:rsid w:val="00F870C9"/>
    <w:rsid w:val="00F876A5"/>
    <w:rsid w:val="00FA2744"/>
    <w:rsid w:val="00FA535A"/>
    <w:rsid w:val="00FB2541"/>
    <w:rsid w:val="00FB6C36"/>
    <w:rsid w:val="00FC6491"/>
    <w:rsid w:val="00FD6ED9"/>
    <w:rsid w:val="00FE4DB0"/>
    <w:rsid w:val="00FE68A1"/>
    <w:rsid w:val="00FF2EF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22010"/>
  <w15:chartTrackingRefBased/>
  <w15:docId w15:val="{390C5A23-AB84-4EAA-A8E9-9043803C9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435DF"/>
    <w:pPr>
      <w:spacing w:before="240" w:after="0" w:line="240" w:lineRule="auto"/>
      <w:jc w:val="both"/>
    </w:pPr>
    <w:rPr>
      <w:rFonts w:ascii="Times" w:hAnsi="Times"/>
      <w:sz w:val="20"/>
      <w:lang w:val="en-US"/>
    </w:rPr>
  </w:style>
  <w:style w:type="paragraph" w:styleId="berschrift1">
    <w:name w:val="heading 1"/>
    <w:basedOn w:val="Standard"/>
    <w:next w:val="Standard"/>
    <w:link w:val="berschrift1Zchn"/>
    <w:qFormat/>
    <w:rsid w:val="006A2A06"/>
    <w:pPr>
      <w:keepNext/>
      <w:keepLines/>
      <w:numPr>
        <w:numId w:val="1"/>
      </w:numPr>
      <w:suppressAutoHyphens/>
      <w:spacing w:before="1120" w:after="480" w:line="240" w:lineRule="atLeast"/>
      <w:outlineLvl w:val="0"/>
    </w:pPr>
    <w:rPr>
      <w:rFonts w:eastAsia="Times New Roman" w:cs="Times New Roman"/>
      <w:sz w:val="48"/>
      <w:szCs w:val="20"/>
      <w:lang w:val="de-DE" w:eastAsia="de-DE"/>
    </w:rPr>
  </w:style>
  <w:style w:type="paragraph" w:styleId="berschrift2">
    <w:name w:val="heading 2"/>
    <w:basedOn w:val="Standard"/>
    <w:next w:val="Standard"/>
    <w:link w:val="berschrift2Zchn"/>
    <w:qFormat/>
    <w:rsid w:val="006A2A06"/>
    <w:pPr>
      <w:keepNext/>
      <w:keepLines/>
      <w:numPr>
        <w:ilvl w:val="1"/>
        <w:numId w:val="1"/>
      </w:numPr>
      <w:suppressAutoHyphens/>
      <w:spacing w:before="480" w:after="240" w:line="384" w:lineRule="atLeast"/>
      <w:outlineLvl w:val="1"/>
    </w:pPr>
    <w:rPr>
      <w:rFonts w:eastAsia="Times New Roman" w:cs="Times New Roman"/>
      <w:sz w:val="32"/>
      <w:szCs w:val="20"/>
      <w:lang w:val="de-DE" w:eastAsia="de-DE"/>
    </w:rPr>
  </w:style>
  <w:style w:type="paragraph" w:styleId="berschrift3">
    <w:name w:val="heading 3"/>
    <w:basedOn w:val="Standard"/>
    <w:next w:val="Standard"/>
    <w:link w:val="berschrift3Zchn"/>
    <w:autoRedefine/>
    <w:qFormat/>
    <w:rsid w:val="00C15D72"/>
    <w:pPr>
      <w:keepNext/>
      <w:keepLines/>
      <w:numPr>
        <w:ilvl w:val="2"/>
        <w:numId w:val="1"/>
      </w:numPr>
      <w:suppressAutoHyphens/>
      <w:spacing w:line="240" w:lineRule="atLeast"/>
      <w:outlineLvl w:val="2"/>
    </w:pPr>
    <w:rPr>
      <w:rFonts w:eastAsia="Times New Roman" w:cs="Times New Roman"/>
      <w:sz w:val="28"/>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A2A06"/>
    <w:rPr>
      <w:rFonts w:ascii="Times" w:eastAsia="Times New Roman" w:hAnsi="Times" w:cs="Times New Roman"/>
      <w:sz w:val="48"/>
      <w:szCs w:val="20"/>
      <w:lang w:val="de-DE" w:eastAsia="de-DE"/>
    </w:rPr>
  </w:style>
  <w:style w:type="character" w:customStyle="1" w:styleId="berschrift2Zchn">
    <w:name w:val="Überschrift 2 Zchn"/>
    <w:basedOn w:val="Absatz-Standardschriftart"/>
    <w:link w:val="berschrift2"/>
    <w:rsid w:val="006A2A06"/>
    <w:rPr>
      <w:rFonts w:ascii="Times" w:eastAsia="Times New Roman" w:hAnsi="Times" w:cs="Times New Roman"/>
      <w:sz w:val="32"/>
      <w:szCs w:val="20"/>
      <w:lang w:val="de-DE" w:eastAsia="de-DE"/>
    </w:rPr>
  </w:style>
  <w:style w:type="character" w:customStyle="1" w:styleId="berschrift3Zchn">
    <w:name w:val="Überschrift 3 Zchn"/>
    <w:basedOn w:val="Absatz-Standardschriftart"/>
    <w:link w:val="berschrift3"/>
    <w:rsid w:val="00C15D72"/>
    <w:rPr>
      <w:rFonts w:ascii="Times" w:eastAsia="Times New Roman" w:hAnsi="Times" w:cs="Times New Roman"/>
      <w:sz w:val="28"/>
      <w:szCs w:val="20"/>
      <w:lang w:val="en-US" w:eastAsia="de-DE"/>
    </w:rPr>
  </w:style>
  <w:style w:type="paragraph" w:styleId="Kopfzeile">
    <w:name w:val="header"/>
    <w:basedOn w:val="Standard"/>
    <w:link w:val="KopfzeileZchn"/>
    <w:uiPriority w:val="99"/>
    <w:rsid w:val="006A2A06"/>
    <w:pPr>
      <w:pBdr>
        <w:bottom w:val="single" w:sz="4" w:space="1" w:color="auto"/>
      </w:pBdr>
      <w:tabs>
        <w:tab w:val="right" w:pos="7513"/>
      </w:tabs>
      <w:spacing w:after="140" w:line="240" w:lineRule="atLeast"/>
    </w:pPr>
    <w:rPr>
      <w:rFonts w:eastAsia="Times New Roman" w:cs="Times New Roman"/>
      <w:noProof/>
      <w:szCs w:val="20"/>
      <w:lang w:val="de-DE" w:eastAsia="de-DE"/>
    </w:rPr>
  </w:style>
  <w:style w:type="character" w:customStyle="1" w:styleId="KopfzeileZchn">
    <w:name w:val="Kopfzeile Zchn"/>
    <w:basedOn w:val="Absatz-Standardschriftart"/>
    <w:link w:val="Kopfzeile"/>
    <w:uiPriority w:val="99"/>
    <w:rsid w:val="006A2A06"/>
    <w:rPr>
      <w:rFonts w:ascii="Times" w:eastAsia="Times New Roman" w:hAnsi="Times" w:cs="Times New Roman"/>
      <w:noProof/>
      <w:sz w:val="20"/>
      <w:szCs w:val="20"/>
      <w:lang w:val="de-DE" w:eastAsia="de-DE"/>
    </w:rPr>
  </w:style>
  <w:style w:type="character" w:styleId="Seitenzahl">
    <w:name w:val="page number"/>
    <w:rsid w:val="006A2A06"/>
    <w:rPr>
      <w:sz w:val="20"/>
    </w:rPr>
  </w:style>
  <w:style w:type="paragraph" w:customStyle="1" w:styleId="berschrift1oNum">
    <w:name w:val="Überschrift 1 o. Num."/>
    <w:basedOn w:val="berschrift1"/>
    <w:next w:val="Standard"/>
    <w:rsid w:val="006A2A06"/>
    <w:pPr>
      <w:ind w:left="0" w:firstLine="0"/>
      <w:outlineLvl w:val="9"/>
    </w:pPr>
  </w:style>
  <w:style w:type="paragraph" w:styleId="Verzeichnis1">
    <w:name w:val="toc 1"/>
    <w:basedOn w:val="Standard"/>
    <w:next w:val="Standard"/>
    <w:uiPriority w:val="39"/>
    <w:rsid w:val="006A2A06"/>
    <w:pPr>
      <w:keepNext/>
      <w:tabs>
        <w:tab w:val="left" w:pos="709"/>
        <w:tab w:val="right" w:pos="9072"/>
      </w:tabs>
      <w:spacing w:before="200" w:line="240" w:lineRule="atLeast"/>
      <w:ind w:left="709" w:hanging="709"/>
    </w:pPr>
    <w:rPr>
      <w:rFonts w:eastAsia="Times New Roman" w:cs="Times New Roman"/>
      <w:b/>
      <w:noProof/>
      <w:szCs w:val="20"/>
      <w:lang w:val="de-DE" w:eastAsia="de-DE"/>
    </w:rPr>
  </w:style>
  <w:style w:type="paragraph" w:styleId="Verzeichnis2">
    <w:name w:val="toc 2"/>
    <w:basedOn w:val="Standard"/>
    <w:next w:val="Standard"/>
    <w:uiPriority w:val="39"/>
    <w:rsid w:val="006A2A06"/>
    <w:pPr>
      <w:tabs>
        <w:tab w:val="left" w:pos="709"/>
        <w:tab w:val="right" w:pos="9072"/>
      </w:tabs>
      <w:spacing w:before="100" w:line="240" w:lineRule="atLeast"/>
      <w:ind w:left="709" w:hanging="709"/>
    </w:pPr>
    <w:rPr>
      <w:rFonts w:eastAsia="Times New Roman" w:cs="Times New Roman"/>
      <w:noProof/>
      <w:szCs w:val="20"/>
      <w:lang w:val="de-DE" w:eastAsia="de-DE"/>
    </w:rPr>
  </w:style>
  <w:style w:type="paragraph" w:styleId="Verzeichnis3">
    <w:name w:val="toc 3"/>
    <w:basedOn w:val="Standard"/>
    <w:next w:val="Standard"/>
    <w:uiPriority w:val="39"/>
    <w:rsid w:val="006A2A06"/>
    <w:pPr>
      <w:tabs>
        <w:tab w:val="left" w:pos="709"/>
        <w:tab w:val="right" w:pos="9072"/>
      </w:tabs>
      <w:spacing w:line="240" w:lineRule="atLeast"/>
      <w:ind w:left="709" w:hanging="709"/>
    </w:pPr>
    <w:rPr>
      <w:rFonts w:eastAsia="Times New Roman" w:cs="Times New Roman"/>
      <w:noProof/>
      <w:szCs w:val="20"/>
      <w:lang w:val="de-DE" w:eastAsia="de-DE"/>
    </w:rPr>
  </w:style>
  <w:style w:type="paragraph" w:styleId="Fuzeile">
    <w:name w:val="footer"/>
    <w:basedOn w:val="Standard"/>
    <w:link w:val="FuzeileZchn"/>
    <w:uiPriority w:val="99"/>
    <w:rsid w:val="006A2A06"/>
    <w:pPr>
      <w:spacing w:after="140" w:line="240" w:lineRule="atLeast"/>
    </w:pPr>
    <w:rPr>
      <w:rFonts w:eastAsia="Times New Roman" w:cs="Times New Roman"/>
      <w:szCs w:val="20"/>
      <w:lang w:val="de-DE" w:eastAsia="de-DE"/>
    </w:rPr>
  </w:style>
  <w:style w:type="character" w:customStyle="1" w:styleId="FuzeileZchn">
    <w:name w:val="Fußzeile Zchn"/>
    <w:basedOn w:val="Absatz-Standardschriftart"/>
    <w:link w:val="Fuzeile"/>
    <w:uiPriority w:val="99"/>
    <w:rsid w:val="006A2A06"/>
    <w:rPr>
      <w:rFonts w:ascii="Times" w:eastAsia="Times New Roman" w:hAnsi="Times" w:cs="Times New Roman"/>
      <w:sz w:val="20"/>
      <w:szCs w:val="20"/>
      <w:lang w:val="de-DE" w:eastAsia="de-DE"/>
    </w:rPr>
  </w:style>
  <w:style w:type="character" w:styleId="Hyperlink">
    <w:name w:val="Hyperlink"/>
    <w:uiPriority w:val="99"/>
    <w:rsid w:val="006A2A06"/>
    <w:rPr>
      <w:color w:val="0000FF"/>
      <w:u w:val="single"/>
    </w:rPr>
  </w:style>
  <w:style w:type="paragraph" w:styleId="Listenabsatz">
    <w:name w:val="List Paragraph"/>
    <w:basedOn w:val="Standard"/>
    <w:uiPriority w:val="34"/>
    <w:qFormat/>
    <w:rsid w:val="006A2A06"/>
    <w:pPr>
      <w:spacing w:after="140" w:line="240" w:lineRule="atLeast"/>
      <w:ind w:left="720"/>
      <w:contextualSpacing/>
    </w:pPr>
    <w:rPr>
      <w:rFonts w:eastAsia="Times New Roman" w:cs="Times New Roman"/>
      <w:szCs w:val="20"/>
      <w:lang w:val="de-DE" w:eastAsia="de-DE"/>
    </w:rPr>
  </w:style>
  <w:style w:type="paragraph" w:customStyle="1" w:styleId="Default">
    <w:name w:val="Default"/>
    <w:rsid w:val="006A2A06"/>
    <w:pPr>
      <w:autoSpaceDE w:val="0"/>
      <w:autoSpaceDN w:val="0"/>
      <w:adjustRightInd w:val="0"/>
      <w:spacing w:after="0" w:line="240" w:lineRule="auto"/>
    </w:pPr>
    <w:rPr>
      <w:rFonts w:ascii="Times New Roman" w:eastAsia="Times New Roman" w:hAnsi="Times New Roman" w:cs="Times New Roman"/>
      <w:color w:val="000000"/>
      <w:sz w:val="24"/>
      <w:szCs w:val="24"/>
      <w:lang w:val="de-DE" w:eastAsia="de-DE"/>
    </w:rPr>
  </w:style>
  <w:style w:type="paragraph" w:customStyle="1" w:styleId="Listenpunkt">
    <w:name w:val="Listenpunkt"/>
    <w:basedOn w:val="Standard"/>
    <w:rsid w:val="00116DA9"/>
    <w:pPr>
      <w:numPr>
        <w:numId w:val="6"/>
      </w:numPr>
      <w:tabs>
        <w:tab w:val="clear" w:pos="360"/>
      </w:tabs>
      <w:spacing w:line="240" w:lineRule="atLeast"/>
    </w:pPr>
    <w:rPr>
      <w:rFonts w:eastAsia="Times New Roman" w:cs="Times New Roman"/>
      <w:szCs w:val="20"/>
      <w:lang w:val="de-DE" w:eastAsia="de-DE"/>
    </w:rPr>
  </w:style>
  <w:style w:type="character" w:styleId="NichtaufgelsteErwhnung">
    <w:name w:val="Unresolved Mention"/>
    <w:basedOn w:val="Absatz-Standardschriftart"/>
    <w:uiPriority w:val="99"/>
    <w:semiHidden/>
    <w:unhideWhenUsed/>
    <w:rsid w:val="0049428E"/>
    <w:rPr>
      <w:color w:val="605E5C"/>
      <w:shd w:val="clear" w:color="auto" w:fill="E1DFDD"/>
    </w:rPr>
  </w:style>
  <w:style w:type="character" w:styleId="Funotenzeichen">
    <w:name w:val="footnote reference"/>
    <w:semiHidden/>
    <w:rsid w:val="008D40E6"/>
    <w:rPr>
      <w:rFonts w:ascii="Times" w:hAnsi="Times"/>
      <w:sz w:val="20"/>
      <w:vertAlign w:val="superscript"/>
    </w:rPr>
  </w:style>
  <w:style w:type="character" w:styleId="Kommentarzeichen">
    <w:name w:val="annotation reference"/>
    <w:basedOn w:val="Absatz-Standardschriftart"/>
    <w:uiPriority w:val="99"/>
    <w:semiHidden/>
    <w:unhideWhenUsed/>
    <w:rsid w:val="00E254D4"/>
    <w:rPr>
      <w:sz w:val="16"/>
      <w:szCs w:val="16"/>
    </w:rPr>
  </w:style>
  <w:style w:type="paragraph" w:styleId="Kommentartext">
    <w:name w:val="annotation text"/>
    <w:basedOn w:val="Standard"/>
    <w:link w:val="KommentartextZchn"/>
    <w:uiPriority w:val="99"/>
    <w:semiHidden/>
    <w:unhideWhenUsed/>
    <w:rsid w:val="00E254D4"/>
    <w:rPr>
      <w:szCs w:val="20"/>
    </w:rPr>
  </w:style>
  <w:style w:type="character" w:customStyle="1" w:styleId="KommentartextZchn">
    <w:name w:val="Kommentartext Zchn"/>
    <w:basedOn w:val="Absatz-Standardschriftart"/>
    <w:link w:val="Kommentartext"/>
    <w:uiPriority w:val="99"/>
    <w:semiHidden/>
    <w:rsid w:val="00E254D4"/>
    <w:rPr>
      <w:rFonts w:ascii="Times" w:hAnsi="Times"/>
      <w:sz w:val="20"/>
      <w:szCs w:val="20"/>
      <w:lang w:val="en-US"/>
    </w:rPr>
  </w:style>
  <w:style w:type="paragraph" w:styleId="Kommentarthema">
    <w:name w:val="annotation subject"/>
    <w:basedOn w:val="Kommentartext"/>
    <w:next w:val="Kommentartext"/>
    <w:link w:val="KommentarthemaZchn"/>
    <w:uiPriority w:val="99"/>
    <w:semiHidden/>
    <w:unhideWhenUsed/>
    <w:rsid w:val="00E254D4"/>
    <w:rPr>
      <w:b/>
      <w:bCs/>
    </w:rPr>
  </w:style>
  <w:style w:type="character" w:customStyle="1" w:styleId="KommentarthemaZchn">
    <w:name w:val="Kommentarthema Zchn"/>
    <w:basedOn w:val="KommentartextZchn"/>
    <w:link w:val="Kommentarthema"/>
    <w:uiPriority w:val="99"/>
    <w:semiHidden/>
    <w:rsid w:val="00E254D4"/>
    <w:rPr>
      <w:rFonts w:ascii="Times" w:hAnsi="Times"/>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CD36F-2892-4604-9AE4-475E3EFF3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1372</Words>
  <Characters>8650</Characters>
  <Application>Microsoft Office Word</Application>
  <DocSecurity>0</DocSecurity>
  <Lines>72</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Vaze</dc:creator>
  <cp:keywords/>
  <dc:description/>
  <cp:lastModifiedBy>Peter Gröschke</cp:lastModifiedBy>
  <cp:revision>3</cp:revision>
  <cp:lastPrinted>2022-09-01T22:13:00Z</cp:lastPrinted>
  <dcterms:created xsi:type="dcterms:W3CDTF">2022-09-12T08:00:00Z</dcterms:created>
  <dcterms:modified xsi:type="dcterms:W3CDTF">2022-09-12T11:56:00Z</dcterms:modified>
</cp:coreProperties>
</file>